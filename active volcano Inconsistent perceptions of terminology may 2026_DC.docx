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6E149" w14:textId="62AE4BDB" w:rsidR="00613420" w:rsidRDefault="007B324F">
      <w:r>
        <w:t xml:space="preserve">Inconsistent </w:t>
      </w:r>
      <w:r w:rsidR="0090215F">
        <w:t>perceptions</w:t>
      </w:r>
      <w:r>
        <w:t xml:space="preserve"> of terminology</w:t>
      </w:r>
      <w:r w:rsidR="003C6D25">
        <w:t>:</w:t>
      </w:r>
      <w:r>
        <w:t xml:space="preserve"> </w:t>
      </w:r>
      <w:r w:rsidR="00BA129F">
        <w:t>“</w:t>
      </w:r>
      <w:r w:rsidR="00F0143F">
        <w:t xml:space="preserve">Erupting, Active, Dormant, </w:t>
      </w:r>
      <w:r w:rsidR="006D7642">
        <w:t xml:space="preserve">and </w:t>
      </w:r>
      <w:r w:rsidR="00F0143F">
        <w:t>Extinct</w:t>
      </w:r>
      <w:r w:rsidR="00BA129F">
        <w:t>”</w:t>
      </w:r>
      <w:r w:rsidR="006D7642">
        <w:t xml:space="preserve"> volcanoes</w:t>
      </w:r>
      <w:r w:rsidR="007D7515">
        <w:t xml:space="preserve"> and implications </w:t>
      </w:r>
      <w:r w:rsidR="0090215F">
        <w:t>to drive future consensus</w:t>
      </w:r>
      <w:r w:rsidR="00BA129F">
        <w:t>.</w:t>
      </w:r>
    </w:p>
    <w:p w14:paraId="220707FC" w14:textId="15CABF85" w:rsidR="005B6ABC" w:rsidRDefault="0053324F" w:rsidP="00F0143F">
      <w:r>
        <w:t>Ben. M. Kennedy</w:t>
      </w:r>
      <w:r w:rsidR="00D239FA">
        <w:t>, Danielle Charlton, Luca Caric</w:t>
      </w:r>
      <w:r w:rsidR="00E4650F">
        <w:t>c</w:t>
      </w:r>
      <w:r w:rsidR="00D239FA">
        <w:t>hi</w:t>
      </w:r>
      <w:r w:rsidR="00E4650F">
        <w:t xml:space="preserve">, Guido Giordano, Ben </w:t>
      </w:r>
      <w:r w:rsidR="00C734D1">
        <w:t xml:space="preserve">J. </w:t>
      </w:r>
      <w:r w:rsidR="00E4650F">
        <w:t>Andrews</w:t>
      </w:r>
      <w:r w:rsidR="001261A0">
        <w:t xml:space="preserve">, </w:t>
      </w:r>
      <w:r w:rsidR="00C6796F">
        <w:t>Wendy K. Stovall</w:t>
      </w:r>
    </w:p>
    <w:p w14:paraId="3DF0F627" w14:textId="36C34FF9" w:rsidR="00632F23" w:rsidRDefault="00632F23" w:rsidP="00F0143F">
      <w:r>
        <w:t>UC</w:t>
      </w:r>
    </w:p>
    <w:p w14:paraId="0E778FDC" w14:textId="463E3801" w:rsidR="00632F23" w:rsidRPr="000A1537" w:rsidDel="000A1537" w:rsidRDefault="000A1537" w:rsidP="00F0143F">
      <w:pPr>
        <w:rPr>
          <w:del w:id="0" w:author="Danielle Charlton" w:date="2026-06-09T09:15:00Z" w16du:dateUtc="2026-06-08T21:15:00Z"/>
        </w:rPr>
      </w:pPr>
      <w:ins w:id="1" w:author="Danielle Charlton" w:date="2026-06-09T09:15:00Z">
        <w:r w:rsidRPr="000A1537">
          <w:t>Earth Sciences New Zealand</w:t>
        </w:r>
      </w:ins>
      <w:ins w:id="2" w:author="Danielle Charlton" w:date="2026-06-09T09:15:00Z" w16du:dateUtc="2026-06-08T21:15:00Z">
        <w:r>
          <w:t>,</w:t>
        </w:r>
      </w:ins>
      <w:ins w:id="3" w:author="Danielle Charlton" w:date="2026-06-09T09:15:00Z">
        <w:r w:rsidRPr="000A1537">
          <w:t xml:space="preserve"> 82 Wyndham Street, Auckland CBD, Auckland 1010, New Zealand</w:t>
        </w:r>
      </w:ins>
      <w:del w:id="4" w:author="Danielle Charlton" w:date="2026-06-09T09:15:00Z" w16du:dateUtc="2026-06-08T21:15:00Z">
        <w:r w:rsidR="00632F23" w:rsidRPr="000A1537" w:rsidDel="000A1537">
          <w:delText>ESNZ</w:delText>
        </w:r>
      </w:del>
    </w:p>
    <w:p w14:paraId="43FEB185" w14:textId="541A77FB" w:rsidR="00632F23" w:rsidRDefault="00632F23" w:rsidP="00F0143F">
      <w:r>
        <w:t>Geneva</w:t>
      </w:r>
    </w:p>
    <w:p w14:paraId="68F745A8" w14:textId="1D776655" w:rsidR="00632F23" w:rsidRDefault="00632F23" w:rsidP="00F0143F">
      <w:r>
        <w:t>Roma Tre</w:t>
      </w:r>
    </w:p>
    <w:p w14:paraId="1DBD0232" w14:textId="3308F997" w:rsidR="00632F23" w:rsidRDefault="00632F23" w:rsidP="00F0143F">
      <w:r>
        <w:t>Smithsonian</w:t>
      </w:r>
    </w:p>
    <w:p w14:paraId="65374EC8" w14:textId="1DB48C88" w:rsidR="00632F23" w:rsidRDefault="00C6796F" w:rsidP="00F0143F">
      <w:r>
        <w:t>USGS Volcano Hazards Program</w:t>
      </w:r>
    </w:p>
    <w:p w14:paraId="3556A4F6" w14:textId="5F001A8A" w:rsidR="00F0143F" w:rsidRDefault="005B6ABC" w:rsidP="00F0143F">
      <w:r>
        <w:t>Abstract</w:t>
      </w:r>
    </w:p>
    <w:p w14:paraId="7AE1EC06" w14:textId="149E04DB" w:rsidR="00056429" w:rsidRDefault="007B1192" w:rsidP="00E61FDC">
      <w:r>
        <w:t xml:space="preserve">Whether a volcano is considered </w:t>
      </w:r>
      <w:r w:rsidR="00187B5F" w:rsidRPr="0046364A">
        <w:rPr>
          <w:i/>
          <w:iCs/>
        </w:rPr>
        <w:t>erupting</w:t>
      </w:r>
      <w:r w:rsidR="00187B5F">
        <w:t xml:space="preserve">, </w:t>
      </w:r>
      <w:r w:rsidRPr="0046364A">
        <w:rPr>
          <w:i/>
          <w:iCs/>
        </w:rPr>
        <w:t>active</w:t>
      </w:r>
      <w:r w:rsidR="000C3EA6">
        <w:t xml:space="preserve">, </w:t>
      </w:r>
      <w:r w:rsidRPr="0046364A">
        <w:rPr>
          <w:i/>
          <w:iCs/>
        </w:rPr>
        <w:t>dormant</w:t>
      </w:r>
      <w:r w:rsidR="00C6796F">
        <w:t>,</w:t>
      </w:r>
      <w:r>
        <w:t xml:space="preserve"> </w:t>
      </w:r>
      <w:r w:rsidR="000C3EA6">
        <w:t xml:space="preserve">or </w:t>
      </w:r>
      <w:r w:rsidR="000C3EA6" w:rsidRPr="0046364A">
        <w:rPr>
          <w:i/>
          <w:iCs/>
        </w:rPr>
        <w:t>extinct</w:t>
      </w:r>
      <w:r w:rsidR="00C6796F">
        <w:t>,</w:t>
      </w:r>
      <w:r w:rsidR="000C3EA6">
        <w:t xml:space="preserve"> </w:t>
      </w:r>
      <w:r>
        <w:t xml:space="preserve">creates different </w:t>
      </w:r>
      <w:r w:rsidR="000C3EA6">
        <w:t xml:space="preserve">public </w:t>
      </w:r>
      <w:r>
        <w:t>perception</w:t>
      </w:r>
      <w:r w:rsidR="00D80AD2">
        <w:t>s</w:t>
      </w:r>
      <w:r>
        <w:t xml:space="preserve"> of risk</w:t>
      </w:r>
      <w:r w:rsidR="00432152">
        <w:t>.</w:t>
      </w:r>
      <w:r w:rsidR="00724122">
        <w:t xml:space="preserve"> </w:t>
      </w:r>
      <w:r w:rsidR="00655A64">
        <w:t>T</w:t>
      </w:r>
      <w:r w:rsidR="00E90978">
        <w:t>he</w:t>
      </w:r>
      <w:r w:rsidR="003563A2">
        <w:t>re</w:t>
      </w:r>
      <w:r w:rsidR="00655A64">
        <w:t xml:space="preserve"> </w:t>
      </w:r>
      <w:r w:rsidR="003563A2">
        <w:t xml:space="preserve">is no </w:t>
      </w:r>
      <w:r w:rsidR="00655A64">
        <w:t>current</w:t>
      </w:r>
      <w:r w:rsidR="003563A2">
        <w:t>ly</w:t>
      </w:r>
      <w:r w:rsidR="00655A64">
        <w:t xml:space="preserve"> globally accepted </w:t>
      </w:r>
      <w:r w:rsidR="00646C52">
        <w:t xml:space="preserve">scientific </w:t>
      </w:r>
      <w:r w:rsidR="00655A64">
        <w:t>use of</w:t>
      </w:r>
      <w:r w:rsidR="00E90978">
        <w:t xml:space="preserve"> </w:t>
      </w:r>
      <w:r w:rsidR="00655A64">
        <w:t xml:space="preserve">these </w:t>
      </w:r>
      <w:r w:rsidR="00E90978">
        <w:t>terms</w:t>
      </w:r>
      <w:r w:rsidR="00C6796F">
        <w:t xml:space="preserve">; </w:t>
      </w:r>
      <w:r w:rsidR="005E0DB4">
        <w:t>however,</w:t>
      </w:r>
      <w:r w:rsidR="00646C52">
        <w:t xml:space="preserve"> </w:t>
      </w:r>
      <w:r w:rsidR="00C6796F">
        <w:t>they</w:t>
      </w:r>
      <w:r w:rsidR="00646C52">
        <w:t xml:space="preserve"> are commonly used to communicate and teach volcanology </w:t>
      </w:r>
      <w:r w:rsidR="0027127F">
        <w:t>i</w:t>
      </w:r>
      <w:r w:rsidR="00646C52">
        <w:t>n the public sphere. M</w:t>
      </w:r>
      <w:r w:rsidR="005E0DB4">
        <w:t>ost definitions</w:t>
      </w:r>
      <w:r w:rsidR="00646C52">
        <w:t xml:space="preserve"> </w:t>
      </w:r>
      <w:del w:id="5" w:author="Danielle Charlton" w:date="2026-06-09T09:16:00Z" w16du:dateUtc="2026-06-08T21:16:00Z">
        <w:r w:rsidR="00646C52" w:rsidDel="00471933">
          <w:delText>on the internet</w:delText>
        </w:r>
        <w:r w:rsidR="005E0DB4" w:rsidDel="00471933">
          <w:delText xml:space="preserve"> </w:delText>
        </w:r>
      </w:del>
      <w:r w:rsidR="00C6796F">
        <w:t>may includ</w:t>
      </w:r>
      <w:r w:rsidR="005E0DB4">
        <w:t>e</w:t>
      </w:r>
      <w:r w:rsidR="00E90978">
        <w:t xml:space="preserve"> </w:t>
      </w:r>
      <w:r w:rsidR="005E0DB4">
        <w:t>either</w:t>
      </w:r>
      <w:r w:rsidR="00655A64">
        <w:t xml:space="preserve"> </w:t>
      </w:r>
      <w:r w:rsidR="00E90978">
        <w:t>a temporal d</w:t>
      </w:r>
      <w:r w:rsidR="004A508E">
        <w:t>imension</w:t>
      </w:r>
      <w:r w:rsidR="00655A64">
        <w:t xml:space="preserve"> </w:t>
      </w:r>
      <w:r w:rsidR="00C6796F">
        <w:t xml:space="preserve">or </w:t>
      </w:r>
      <w:r w:rsidR="00655A64">
        <w:t>an implication for future eruptions.</w:t>
      </w:r>
      <w:r w:rsidR="00E61FDC">
        <w:t xml:space="preserve"> </w:t>
      </w:r>
      <w:r w:rsidR="00655A64">
        <w:t>Here, we</w:t>
      </w:r>
      <w:r w:rsidR="00AF3F93">
        <w:t xml:space="preserve"> </w:t>
      </w:r>
      <w:r w:rsidR="0013059E">
        <w:t>solicit opinions</w:t>
      </w:r>
      <w:r w:rsidR="00AF3F93">
        <w:t xml:space="preserve"> from experts</w:t>
      </w:r>
      <w:r w:rsidR="00E61FDC">
        <w:t xml:space="preserve"> </w:t>
      </w:r>
      <w:r w:rsidR="003F0281">
        <w:t xml:space="preserve">with </w:t>
      </w:r>
      <w:r w:rsidR="00C6796F">
        <w:t>the</w:t>
      </w:r>
      <w:r w:rsidR="00C42155">
        <w:t xml:space="preserve"> goal </w:t>
      </w:r>
      <w:r w:rsidR="003F0281">
        <w:t xml:space="preserve">of </w:t>
      </w:r>
      <w:r w:rsidR="00E72735">
        <w:t xml:space="preserve">working towards </w:t>
      </w:r>
      <w:r w:rsidR="003F0281">
        <w:t xml:space="preserve">consensus </w:t>
      </w:r>
      <w:r w:rsidR="00C6796F">
        <w:t>within</w:t>
      </w:r>
      <w:r w:rsidR="00C42155">
        <w:t xml:space="preserve"> the volcanological</w:t>
      </w:r>
      <w:r w:rsidR="00E61FDC">
        <w:t xml:space="preserve"> community. </w:t>
      </w:r>
    </w:p>
    <w:p w14:paraId="1A9E9335" w14:textId="77777777" w:rsidR="006239E7" w:rsidRDefault="0013059E" w:rsidP="00E61FDC">
      <w:pPr>
        <w:rPr>
          <w:ins w:id="6" w:author="Danielle Charlton" w:date="2026-06-09T09:17:00Z" w16du:dateUtc="2026-06-08T21:17:00Z"/>
        </w:rPr>
      </w:pPr>
      <w:r>
        <w:t>We</w:t>
      </w:r>
      <w:r w:rsidR="009179A6">
        <w:t xml:space="preserve"> </w:t>
      </w:r>
      <w:r>
        <w:t xml:space="preserve">discuss a range of expert opinions </w:t>
      </w:r>
      <w:r w:rsidR="003F0281">
        <w:t xml:space="preserve">collected </w:t>
      </w:r>
      <w:r>
        <w:t xml:space="preserve">from </w:t>
      </w:r>
      <w:ins w:id="7" w:author="Danielle Charlton" w:date="2026-06-09T09:17:00Z" w16du:dateUtc="2026-06-08T21:17:00Z">
        <w:r w:rsidR="00471933">
          <w:t xml:space="preserve">an </w:t>
        </w:r>
      </w:ins>
      <w:r>
        <w:t>online survey</w:t>
      </w:r>
      <w:del w:id="8" w:author="Danielle Charlton" w:date="2026-06-09T09:17:00Z" w16du:dateUtc="2026-06-08T21:17:00Z">
        <w:r w:rsidDel="00471933">
          <w:delText>s</w:delText>
        </w:r>
      </w:del>
      <w:r>
        <w:t xml:space="preserve">, using quantitative and qualitative methodologies. Our </w:t>
      </w:r>
      <w:r w:rsidR="00130C7F">
        <w:t>results</w:t>
      </w:r>
      <w:r>
        <w:t xml:space="preserve"> include</w:t>
      </w:r>
      <w:r w:rsidR="009179A6">
        <w:t xml:space="preserve"> t</w:t>
      </w:r>
      <w:r w:rsidR="003B7E60">
        <w:t>he</w:t>
      </w:r>
      <w:r w:rsidR="001C7683">
        <w:t xml:space="preserve"> </w:t>
      </w:r>
      <w:r w:rsidR="003B7E60">
        <w:t>definition</w:t>
      </w:r>
      <w:r w:rsidR="009179A6">
        <w:t xml:space="preserve">s </w:t>
      </w:r>
      <w:r w:rsidR="001C7683">
        <w:t>as reported by</w:t>
      </w:r>
      <w:r w:rsidR="00E72735">
        <w:t xml:space="preserve"> 88</w:t>
      </w:r>
      <w:r w:rsidR="001C7683">
        <w:t xml:space="preserve"> volcanologists in 202</w:t>
      </w:r>
      <w:r w:rsidR="005B6ABC">
        <w:t>5</w:t>
      </w:r>
      <w:r w:rsidR="00A55ED2">
        <w:t xml:space="preserve"> </w:t>
      </w:r>
      <w:r w:rsidR="009B147B">
        <w:t>of:</w:t>
      </w:r>
      <w:r w:rsidR="003B7E60">
        <w:t xml:space="preserve"> </w:t>
      </w:r>
      <w:r w:rsidR="009179A6">
        <w:t>1</w:t>
      </w:r>
      <w:r w:rsidR="009B147B">
        <w:t>)</w:t>
      </w:r>
      <w:r w:rsidR="009179A6">
        <w:t xml:space="preserve"> </w:t>
      </w:r>
      <w:r w:rsidR="009B147B">
        <w:t>a</w:t>
      </w:r>
      <w:r w:rsidR="003B7E60">
        <w:t>n</w:t>
      </w:r>
      <w:r w:rsidR="00F64C2F">
        <w:t xml:space="preserve"> </w:t>
      </w:r>
      <w:r w:rsidR="00FE7726" w:rsidRPr="0046364A">
        <w:rPr>
          <w:i/>
          <w:iCs/>
        </w:rPr>
        <w:t>erupting</w:t>
      </w:r>
      <w:r w:rsidR="005944B2">
        <w:t xml:space="preserve"> </w:t>
      </w:r>
      <w:r w:rsidR="003B7E60">
        <w:t>volcano</w:t>
      </w:r>
      <w:r w:rsidR="009179A6">
        <w:t>,</w:t>
      </w:r>
      <w:r w:rsidR="00187B5F">
        <w:t xml:space="preserve"> </w:t>
      </w:r>
      <w:r w:rsidR="009179A6">
        <w:t>2</w:t>
      </w:r>
      <w:r w:rsidR="009B147B">
        <w:t>)</w:t>
      </w:r>
      <w:r w:rsidR="009179A6">
        <w:t xml:space="preserve"> an </w:t>
      </w:r>
      <w:r w:rsidR="00E61FDC" w:rsidRPr="0046364A">
        <w:rPr>
          <w:i/>
          <w:iCs/>
        </w:rPr>
        <w:t>active</w:t>
      </w:r>
      <w:r w:rsidR="00E61FDC">
        <w:t xml:space="preserve"> volcano</w:t>
      </w:r>
      <w:r w:rsidR="00F64C2F">
        <w:t>,</w:t>
      </w:r>
      <w:r w:rsidR="0002248A">
        <w:t xml:space="preserve"> </w:t>
      </w:r>
      <w:r w:rsidR="009179A6">
        <w:t>3</w:t>
      </w:r>
      <w:r w:rsidR="009B147B">
        <w:t>)</w:t>
      </w:r>
      <w:r w:rsidR="009179A6">
        <w:t xml:space="preserve"> </w:t>
      </w:r>
      <w:r w:rsidR="009B147B">
        <w:t>a</w:t>
      </w:r>
      <w:r w:rsidR="00E61FDC">
        <w:t xml:space="preserve"> </w:t>
      </w:r>
      <w:r w:rsidR="00E61FDC" w:rsidRPr="0046364A">
        <w:rPr>
          <w:i/>
          <w:iCs/>
        </w:rPr>
        <w:t>dormant</w:t>
      </w:r>
      <w:r w:rsidR="00E61FDC">
        <w:t xml:space="preserve"> volcano</w:t>
      </w:r>
      <w:r w:rsidR="00C6796F">
        <w:t>,</w:t>
      </w:r>
      <w:r w:rsidR="00E61FDC">
        <w:t xml:space="preserve"> </w:t>
      </w:r>
      <w:r w:rsidR="009179A6">
        <w:t>and 4</w:t>
      </w:r>
      <w:r w:rsidR="009B147B">
        <w:t>)</w:t>
      </w:r>
      <w:r w:rsidR="009179A6">
        <w:t xml:space="preserve"> an</w:t>
      </w:r>
      <w:r w:rsidR="00E61FDC">
        <w:t xml:space="preserve"> </w:t>
      </w:r>
      <w:r w:rsidR="00E61FDC" w:rsidRPr="0046364A">
        <w:rPr>
          <w:i/>
          <w:iCs/>
        </w:rPr>
        <w:t>extinct</w:t>
      </w:r>
      <w:r w:rsidR="00E72735">
        <w:t xml:space="preserve"> volcano</w:t>
      </w:r>
      <w:r w:rsidR="00E61FDC">
        <w:t xml:space="preserve">. </w:t>
      </w:r>
      <w:r w:rsidR="00646C52">
        <w:t>W</w:t>
      </w:r>
      <w:r w:rsidR="00764FF0">
        <w:t xml:space="preserve">e </w:t>
      </w:r>
      <w:r w:rsidR="00754041">
        <w:t>show that</w:t>
      </w:r>
      <w:r w:rsidR="00646C52">
        <w:t xml:space="preserve"> amongst those surveyed</w:t>
      </w:r>
      <w:r w:rsidR="00C6796F">
        <w:t>,</w:t>
      </w:r>
      <w:r w:rsidR="00754041">
        <w:t xml:space="preserve"> </w:t>
      </w:r>
      <w:r w:rsidR="00FC18A3">
        <w:t xml:space="preserve">there is little consensus </w:t>
      </w:r>
      <w:r w:rsidR="00D7146A">
        <w:t>on the precise meaning</w:t>
      </w:r>
      <w:r w:rsidR="00FC18A3">
        <w:t xml:space="preserve"> </w:t>
      </w:r>
      <w:r w:rsidR="00646C52">
        <w:t xml:space="preserve">of </w:t>
      </w:r>
      <w:r w:rsidR="00FC18A3">
        <w:t>these de</w:t>
      </w:r>
      <w:r w:rsidR="00D7146A">
        <w:t>f</w:t>
      </w:r>
      <w:r w:rsidR="00FC18A3">
        <w:t>initions</w:t>
      </w:r>
      <w:r w:rsidR="00A669A1">
        <w:t>,</w:t>
      </w:r>
      <w:r w:rsidR="00E26371">
        <w:t xml:space="preserve"> </w:t>
      </w:r>
      <w:r w:rsidR="00D7146A">
        <w:t xml:space="preserve">and </w:t>
      </w:r>
      <w:r w:rsidR="00E86B52">
        <w:t>our respondent</w:t>
      </w:r>
      <w:r w:rsidR="00C6796F">
        <w:t>s</w:t>
      </w:r>
      <w:r w:rsidR="00E86B52">
        <w:t xml:space="preserve"> report </w:t>
      </w:r>
      <w:r w:rsidR="00D7146A">
        <w:t xml:space="preserve">a </w:t>
      </w:r>
      <w:r w:rsidR="00BA616E">
        <w:t xml:space="preserve">wide </w:t>
      </w:r>
      <w:r w:rsidR="00D7146A">
        <w:t>range of usage</w:t>
      </w:r>
      <w:r w:rsidR="00764996">
        <w:t>.</w:t>
      </w:r>
      <w:r w:rsidR="00D7146A">
        <w:t xml:space="preserve"> </w:t>
      </w:r>
      <w:r w:rsidR="006001AE">
        <w:t xml:space="preserve">Our results clearly show that; 1) the words </w:t>
      </w:r>
      <w:r w:rsidR="00C93DFA" w:rsidRPr="007761DD">
        <w:rPr>
          <w:i/>
        </w:rPr>
        <w:t>erupting</w:t>
      </w:r>
      <w:r w:rsidR="00C93DFA">
        <w:rPr>
          <w:i/>
        </w:rPr>
        <w:t>,</w:t>
      </w:r>
      <w:r w:rsidR="00C93DFA" w:rsidRPr="007761DD">
        <w:rPr>
          <w:i/>
        </w:rPr>
        <w:t xml:space="preserve"> </w:t>
      </w:r>
      <w:r w:rsidR="007761DD" w:rsidRPr="007761DD">
        <w:rPr>
          <w:i/>
        </w:rPr>
        <w:t>active</w:t>
      </w:r>
      <w:r w:rsidR="00C93DFA">
        <w:rPr>
          <w:i/>
        </w:rPr>
        <w:t>,</w:t>
      </w:r>
      <w:r w:rsidR="006001AE">
        <w:t xml:space="preserve"> </w:t>
      </w:r>
      <w:r w:rsidR="007761DD" w:rsidRPr="007761DD">
        <w:rPr>
          <w:i/>
        </w:rPr>
        <w:t>dormant</w:t>
      </w:r>
      <w:r w:rsidR="00C93DFA">
        <w:rPr>
          <w:i/>
        </w:rPr>
        <w:t xml:space="preserve">, and </w:t>
      </w:r>
      <w:del w:id="9" w:author="Danielle Charlton" w:date="2026-06-09T09:17:00Z" w16du:dateUtc="2026-06-08T21:17:00Z">
        <w:r w:rsidR="006001AE" w:rsidDel="00CA5EFD">
          <w:delText xml:space="preserve"> </w:delText>
        </w:r>
      </w:del>
      <w:r w:rsidR="006001AE">
        <w:t>extinct</w:t>
      </w:r>
      <w:r w:rsidR="00BA616E">
        <w:t>,</w:t>
      </w:r>
      <w:r w:rsidR="006001AE">
        <w:t xml:space="preserve"> and mean different things to different volcanologist</w:t>
      </w:r>
      <w:r w:rsidR="008216E3">
        <w:t>s</w:t>
      </w:r>
      <w:r w:rsidR="006001AE">
        <w:t xml:space="preserve">; 2) most volcanologists agree that </w:t>
      </w:r>
      <w:r w:rsidR="009622FB">
        <w:t xml:space="preserve">most of </w:t>
      </w:r>
      <w:r w:rsidR="006001AE">
        <w:t xml:space="preserve">the current definitions are either unclear or not useful; </w:t>
      </w:r>
      <w:r w:rsidR="00C6796F">
        <w:t xml:space="preserve">and </w:t>
      </w:r>
      <w:r w:rsidR="0012621F">
        <w:t>3</w:t>
      </w:r>
      <w:r w:rsidR="006001AE">
        <w:t xml:space="preserve">) there is a community desire to </w:t>
      </w:r>
      <w:r w:rsidR="00BA616E">
        <w:t>address this</w:t>
      </w:r>
      <w:r w:rsidR="006001AE">
        <w:t xml:space="preserve"> problem. </w:t>
      </w:r>
    </w:p>
    <w:p w14:paraId="5E6BD012" w14:textId="2AA5486E" w:rsidR="00BD15F9" w:rsidRDefault="00250553" w:rsidP="00E61FDC">
      <w:r>
        <w:t>Common themes suggested by</w:t>
      </w:r>
      <w:r w:rsidR="00BF777C">
        <w:t xml:space="preserve"> respondent</w:t>
      </w:r>
      <w:r>
        <w:t>s</w:t>
      </w:r>
      <w:r w:rsidR="00BF777C">
        <w:t xml:space="preserve"> </w:t>
      </w:r>
      <w:r w:rsidR="005A24ED">
        <w:t xml:space="preserve">were that many of these terms </w:t>
      </w:r>
      <w:r w:rsidR="00DF2DC6">
        <w:t>were partially useful, there was room for improved clarity</w:t>
      </w:r>
      <w:r w:rsidR="00AB6528">
        <w:t xml:space="preserve">, and suggestion included that </w:t>
      </w:r>
      <w:r w:rsidR="00BF777C" w:rsidRPr="00686885">
        <w:t>these definition</w:t>
      </w:r>
      <w:r w:rsidR="00F540C3" w:rsidRPr="00686885">
        <w:t xml:space="preserve">s </w:t>
      </w:r>
      <w:r w:rsidR="00713561" w:rsidRPr="00686885">
        <w:t xml:space="preserve">should </w:t>
      </w:r>
      <w:r w:rsidR="00F540C3" w:rsidRPr="00686885">
        <w:t>inc</w:t>
      </w:r>
      <w:r w:rsidR="00646C52" w:rsidRPr="00686885">
        <w:t>orporate</w:t>
      </w:r>
      <w:r w:rsidR="00BD227F" w:rsidRPr="00686885">
        <w:t xml:space="preserve">: </w:t>
      </w:r>
      <w:r w:rsidR="0012621F" w:rsidRPr="00686885">
        <w:t>A</w:t>
      </w:r>
      <w:r w:rsidR="00BD227F" w:rsidRPr="00686885">
        <w:t xml:space="preserve">) more </w:t>
      </w:r>
      <w:r w:rsidR="00BD227F" w:rsidRPr="006F22FD">
        <w:t>volcano specific data</w:t>
      </w:r>
      <w:r w:rsidR="00BD227F" w:rsidRPr="00686885">
        <w:t xml:space="preserve"> into assigning definitions such as recurrence interval or volcano type</w:t>
      </w:r>
      <w:r w:rsidR="00BA616E">
        <w:t>;</w:t>
      </w:r>
      <w:r w:rsidR="00BD227F" w:rsidRPr="00686885">
        <w:t xml:space="preserve"> </w:t>
      </w:r>
      <w:r w:rsidR="0012621F" w:rsidRPr="00686885">
        <w:t>B</w:t>
      </w:r>
      <w:r w:rsidR="00BD227F" w:rsidRPr="00686885">
        <w:t xml:space="preserve">) </w:t>
      </w:r>
      <w:r w:rsidR="00BD227F" w:rsidRPr="006F22FD">
        <w:t>monitoring data</w:t>
      </w:r>
      <w:r w:rsidR="00C6796F">
        <w:t xml:space="preserve"> and </w:t>
      </w:r>
      <w:r w:rsidR="00BD227F" w:rsidRPr="006F22FD">
        <w:t>unrest</w:t>
      </w:r>
      <w:r w:rsidR="00BD227F" w:rsidRPr="00686885">
        <w:t xml:space="preserve"> into assigning definitions</w:t>
      </w:r>
      <w:r w:rsidR="00BA616E">
        <w:t>;</w:t>
      </w:r>
      <w:r w:rsidR="00BD227F" w:rsidRPr="00686885">
        <w:t xml:space="preserve"> </w:t>
      </w:r>
      <w:r w:rsidR="0012621F" w:rsidRPr="00686885">
        <w:t>C</w:t>
      </w:r>
      <w:r w:rsidR="00BD227F" w:rsidRPr="00686885">
        <w:t xml:space="preserve">) more </w:t>
      </w:r>
      <w:del w:id="10" w:author="Danielle Charlton" w:date="2026-06-09T09:18:00Z" w16du:dateUtc="2026-06-08T21:18:00Z">
        <w:r w:rsidR="00BD227F" w:rsidRPr="00686885" w:rsidDel="006239E7">
          <w:delText xml:space="preserve">consideration </w:delText>
        </w:r>
      </w:del>
      <w:ins w:id="11" w:author="Danielle Charlton" w:date="2026-06-09T09:18:00Z" w16du:dateUtc="2026-06-08T21:18:00Z">
        <w:r w:rsidR="006239E7">
          <w:t>inclusion</w:t>
        </w:r>
        <w:r w:rsidR="006239E7" w:rsidRPr="00686885">
          <w:t xml:space="preserve"> </w:t>
        </w:r>
      </w:ins>
      <w:r w:rsidR="00BD227F" w:rsidRPr="00686885">
        <w:t xml:space="preserve">of </w:t>
      </w:r>
      <w:r w:rsidR="00BD227F" w:rsidRPr="006F22FD">
        <w:t>public or stakeholder perspectives</w:t>
      </w:r>
      <w:r w:rsidR="00BA616E">
        <w:t>;</w:t>
      </w:r>
      <w:r w:rsidR="00BD227F" w:rsidRPr="00686885">
        <w:t xml:space="preserve"> </w:t>
      </w:r>
      <w:r w:rsidR="0012621F" w:rsidRPr="00686885">
        <w:t>D</w:t>
      </w:r>
      <w:r w:rsidR="00BD227F" w:rsidRPr="00686885">
        <w:t xml:space="preserve">) consideration of </w:t>
      </w:r>
      <w:r w:rsidR="007761DD" w:rsidRPr="007761DD">
        <w:rPr>
          <w:i/>
        </w:rPr>
        <w:t>erupting</w:t>
      </w:r>
      <w:r w:rsidR="00686885" w:rsidRPr="00686885">
        <w:t xml:space="preserve"> as within </w:t>
      </w:r>
      <w:r w:rsidR="00BA616E">
        <w:t>the context of</w:t>
      </w:r>
      <w:r w:rsidR="00BA616E" w:rsidRPr="00686885">
        <w:t xml:space="preserve"> </w:t>
      </w:r>
      <w:r w:rsidR="00BD227F" w:rsidRPr="006F22FD">
        <w:t>eruption episodes</w:t>
      </w:r>
      <w:r w:rsidR="00BA616E">
        <w:t>;</w:t>
      </w:r>
      <w:r w:rsidR="00BD227F" w:rsidRPr="00686885">
        <w:t xml:space="preserve"> </w:t>
      </w:r>
      <w:r w:rsidR="0012621F" w:rsidRPr="00686885">
        <w:t>and E</w:t>
      </w:r>
      <w:r w:rsidR="00BD227F" w:rsidRPr="00686885">
        <w:t xml:space="preserve">) a move toward </w:t>
      </w:r>
      <w:r w:rsidR="00BD227F" w:rsidRPr="006F22FD">
        <w:t>probability-based</w:t>
      </w:r>
      <w:r w:rsidR="00BD227F" w:rsidRPr="00686885">
        <w:t xml:space="preserve"> definitions</w:t>
      </w:r>
      <w:r w:rsidR="008216E3" w:rsidRPr="00686885">
        <w:t xml:space="preserve">. </w:t>
      </w:r>
      <w:r w:rsidR="00FA6D0A">
        <w:t xml:space="preserve">Results also supported workshops to </w:t>
      </w:r>
      <w:r w:rsidR="00A504CF">
        <w:t>drive consensus amongst experts</w:t>
      </w:r>
      <w:r w:rsidR="00511AA6">
        <w:t xml:space="preserve"> and stakeholders</w:t>
      </w:r>
      <w:r w:rsidR="00A504CF">
        <w:t xml:space="preserve"> </w:t>
      </w:r>
      <w:r w:rsidR="00BD15F9" w:rsidRPr="00686885">
        <w:t xml:space="preserve">We </w:t>
      </w:r>
      <w:r w:rsidR="004964A1" w:rsidRPr="00686885">
        <w:t xml:space="preserve">use </w:t>
      </w:r>
      <w:del w:id="12" w:author="Danielle Charlton" w:date="2026-06-09T09:18:00Z" w16du:dateUtc="2026-06-08T21:18:00Z">
        <w:r w:rsidR="004964A1" w:rsidRPr="00686885" w:rsidDel="006239E7">
          <w:delText xml:space="preserve">our </w:delText>
        </w:r>
      </w:del>
      <w:r w:rsidR="004964A1" w:rsidRPr="00686885">
        <w:t xml:space="preserve">thematic analysis </w:t>
      </w:r>
      <w:r w:rsidR="008216E3" w:rsidRPr="00686885">
        <w:t xml:space="preserve">of the feedback </w:t>
      </w:r>
      <w:r w:rsidR="004964A1" w:rsidRPr="00686885">
        <w:t xml:space="preserve">to </w:t>
      </w:r>
      <w:r w:rsidR="002D3DE0" w:rsidRPr="00686885">
        <w:t xml:space="preserve">suggest </w:t>
      </w:r>
      <w:r w:rsidR="007F4044" w:rsidRPr="00686885">
        <w:t>recommendations</w:t>
      </w:r>
      <w:r w:rsidR="00DF796D" w:rsidRPr="00686885">
        <w:t xml:space="preserve"> and</w:t>
      </w:r>
      <w:r w:rsidR="007F4044" w:rsidRPr="00686885">
        <w:t xml:space="preserve"> provide </w:t>
      </w:r>
      <w:r w:rsidR="008216E3" w:rsidRPr="00686885">
        <w:t>draft</w:t>
      </w:r>
      <w:r w:rsidR="007F4044" w:rsidRPr="00686885">
        <w:t xml:space="preserve"> definitions</w:t>
      </w:r>
      <w:del w:id="13" w:author="Danielle Charlton" w:date="2026-06-09T09:19:00Z" w16du:dateUtc="2026-06-08T21:19:00Z">
        <w:r w:rsidR="007F4044" w:rsidRPr="00686885" w:rsidDel="006239E7">
          <w:delText xml:space="preserve"> based on </w:delText>
        </w:r>
        <w:r w:rsidR="00BA616E" w:rsidRPr="00686885" w:rsidDel="006239E7">
          <w:delText>th</w:delText>
        </w:r>
        <w:r w:rsidR="00BA616E" w:rsidDel="006239E7">
          <w:delText>o</w:delText>
        </w:r>
        <w:r w:rsidR="00BA616E" w:rsidRPr="00686885" w:rsidDel="006239E7">
          <w:delText xml:space="preserve">se </w:delText>
        </w:r>
        <w:r w:rsidR="007F4044" w:rsidRPr="00686885" w:rsidDel="006239E7">
          <w:delText>recommendations</w:delText>
        </w:r>
      </w:del>
      <w:r w:rsidR="0021661B" w:rsidRPr="00686885">
        <w:t xml:space="preserve"> </w:t>
      </w:r>
      <w:r w:rsidR="00890B5F" w:rsidRPr="00686885">
        <w:t>to guide future</w:t>
      </w:r>
      <w:r w:rsidR="00DF796D" w:rsidRPr="00686885">
        <w:t xml:space="preserve"> discussions.</w:t>
      </w:r>
      <w:r w:rsidR="00254979">
        <w:t xml:space="preserve"> </w:t>
      </w:r>
      <w:r w:rsidR="00890B5F">
        <w:t xml:space="preserve"> </w:t>
      </w:r>
      <w:r w:rsidR="0021661B">
        <w:t xml:space="preserve"> </w:t>
      </w:r>
    </w:p>
    <w:p w14:paraId="432DA1C5" w14:textId="3D243F5A" w:rsidR="001579AD" w:rsidRDefault="001579AD" w:rsidP="00E61FDC"/>
    <w:p w14:paraId="51C12E26" w14:textId="77777777" w:rsidR="001579AD" w:rsidRDefault="001579AD" w:rsidP="00E61FDC"/>
    <w:p w14:paraId="5682A1F2" w14:textId="77777777" w:rsidR="001579AD" w:rsidRDefault="001579AD" w:rsidP="00E61FDC"/>
    <w:p w14:paraId="41FEF852" w14:textId="77777777" w:rsidR="001579AD" w:rsidRDefault="001579AD" w:rsidP="00E61FDC"/>
    <w:p w14:paraId="45345BFD" w14:textId="77777777" w:rsidR="001579AD" w:rsidRDefault="001579AD" w:rsidP="00E61FDC"/>
    <w:p w14:paraId="66167598" w14:textId="77777777" w:rsidR="001579AD" w:rsidRDefault="001579AD" w:rsidP="00E61FDC"/>
    <w:p w14:paraId="4C3379B8" w14:textId="77777777" w:rsidR="001579AD" w:rsidRDefault="001579AD" w:rsidP="00E61FDC"/>
    <w:p w14:paraId="14584B5A" w14:textId="77777777" w:rsidR="001579AD" w:rsidRDefault="001579AD" w:rsidP="00E61FDC"/>
    <w:p w14:paraId="77B016E4" w14:textId="77777777" w:rsidR="001579AD" w:rsidRDefault="001579AD" w:rsidP="00E61FDC"/>
    <w:p w14:paraId="6F8352F6" w14:textId="77777777" w:rsidR="00F0143F" w:rsidRDefault="00F0143F"/>
    <w:p w14:paraId="06A9F390" w14:textId="77777777" w:rsidR="000D2221" w:rsidRDefault="000D2221"/>
    <w:p w14:paraId="0CD4BA82" w14:textId="77777777" w:rsidR="000D2221" w:rsidRDefault="000D2221"/>
    <w:p w14:paraId="7972F9F8" w14:textId="77777777" w:rsidR="000D2221" w:rsidRDefault="000D2221"/>
    <w:p w14:paraId="0FC51F9E" w14:textId="6DF209E8" w:rsidR="00F0143F" w:rsidRDefault="00407061">
      <w:r>
        <w:t>Introduction</w:t>
      </w:r>
    </w:p>
    <w:p w14:paraId="0FCA54D7" w14:textId="20CDE1DE" w:rsidR="006C70FF" w:rsidRPr="00182743" w:rsidRDefault="007C7724" w:rsidP="00C0299B">
      <w:r>
        <w:t xml:space="preserve">Science communication aims to promote trust, </w:t>
      </w:r>
      <w:r w:rsidR="00AF3F78">
        <w:t>legitimacy</w:t>
      </w:r>
      <w:r w:rsidR="00C6796F">
        <w:t>,</w:t>
      </w:r>
      <w:r w:rsidR="00AF3F78">
        <w:t xml:space="preserve"> and social acceptance</w:t>
      </w:r>
      <w:r w:rsidR="00D308ED">
        <w:t xml:space="preserve"> of scien</w:t>
      </w:r>
      <w:r w:rsidR="00C6796F">
        <w:t>tific</w:t>
      </w:r>
      <w:r w:rsidR="00D308ED">
        <w:t xml:space="preserve"> concepts</w:t>
      </w:r>
      <w:r w:rsidR="0019571A">
        <w:t xml:space="preserve"> to guide decision</w:t>
      </w:r>
      <w:r w:rsidR="00C6796F">
        <w:t>-</w:t>
      </w:r>
      <w:r w:rsidR="0019571A">
        <w:t>making</w:t>
      </w:r>
      <w:r w:rsidR="00AF3F78">
        <w:t xml:space="preserve"> (</w:t>
      </w:r>
      <w:r w:rsidR="00B73BBF">
        <w:t>Kappel and Holmen 2019)</w:t>
      </w:r>
      <w:r w:rsidR="00CF1BA2">
        <w:t>.</w:t>
      </w:r>
      <w:r w:rsidR="00B73BBF">
        <w:t xml:space="preserve"> </w:t>
      </w:r>
      <w:r w:rsidR="00F16F4D">
        <w:t xml:space="preserve">Despite </w:t>
      </w:r>
      <w:r w:rsidR="002330B6">
        <w:t xml:space="preserve">high levels of </w:t>
      </w:r>
      <w:r w:rsidR="00C6796F">
        <w:t xml:space="preserve">public </w:t>
      </w:r>
      <w:r w:rsidR="002330B6">
        <w:t>trust in scientists</w:t>
      </w:r>
      <w:r w:rsidR="0019571A">
        <w:t xml:space="preserve"> </w:t>
      </w:r>
      <w:r w:rsidR="00C6796F">
        <w:t>globally</w:t>
      </w:r>
      <w:r w:rsidR="00C8577F">
        <w:t xml:space="preserve"> </w:t>
      </w:r>
      <w:r w:rsidR="0033302A">
        <w:t>(Cologna et al., 2025)</w:t>
      </w:r>
      <w:r w:rsidR="002330B6">
        <w:t>, during volcanic crises</w:t>
      </w:r>
      <w:r w:rsidR="003175D9">
        <w:t>,</w:t>
      </w:r>
      <w:r w:rsidR="00BE77EE">
        <w:t xml:space="preserve"> </w:t>
      </w:r>
      <w:r w:rsidR="0048115F">
        <w:t>scientist</w:t>
      </w:r>
      <w:r w:rsidR="003175D9">
        <w:t>s</w:t>
      </w:r>
      <w:r w:rsidR="0048115F">
        <w:t xml:space="preserve"> can </w:t>
      </w:r>
      <w:r w:rsidR="008216E3">
        <w:t xml:space="preserve">sometimes </w:t>
      </w:r>
      <w:r w:rsidR="0048115F">
        <w:t>be trusted less than friends or family as sources of information (Hayes et al., 2008)</w:t>
      </w:r>
      <w:r w:rsidR="00BE77EE">
        <w:t>.</w:t>
      </w:r>
      <w:r w:rsidR="0032092F">
        <w:t xml:space="preserve"> </w:t>
      </w:r>
      <w:r w:rsidR="008216E3">
        <w:t>Trust i</w:t>
      </w:r>
      <w:r w:rsidR="00D22ECA">
        <w:t>n</w:t>
      </w:r>
      <w:r w:rsidR="008216E3">
        <w:t xml:space="preserve"> science and scientists can also vary between countries and cultures (Cologna et al., 2025). </w:t>
      </w:r>
      <w:r w:rsidR="00FF3C52">
        <w:t>Th</w:t>
      </w:r>
      <w:r w:rsidR="00F52FCE">
        <w:t>ese dynamics</w:t>
      </w:r>
      <w:r w:rsidR="00FF3C52">
        <w:t xml:space="preserve"> ha</w:t>
      </w:r>
      <w:r w:rsidR="00F52FCE">
        <w:t>ve</w:t>
      </w:r>
      <w:r w:rsidR="00FF3C52">
        <w:t xml:space="preserve"> led to challenge</w:t>
      </w:r>
      <w:r w:rsidR="00F52FCE">
        <w:t>s to</w:t>
      </w:r>
      <w:r w:rsidR="00FF3C52">
        <w:t xml:space="preserve"> the l</w:t>
      </w:r>
      <w:r w:rsidR="00CF1BA2">
        <w:t xml:space="preserve">egitimacy of </w:t>
      </w:r>
      <w:r w:rsidR="00FF3C52">
        <w:t xml:space="preserve">science </w:t>
      </w:r>
      <w:r w:rsidR="00F52FCE">
        <w:t>and scientists</w:t>
      </w:r>
      <w:r w:rsidR="0034346D">
        <w:t xml:space="preserve"> from internal threats such as </w:t>
      </w:r>
      <w:r w:rsidR="009855C8">
        <w:t>replicability, fraud</w:t>
      </w:r>
      <w:r w:rsidR="003B17A3">
        <w:t>,</w:t>
      </w:r>
      <w:r w:rsidR="009855C8">
        <w:t xml:space="preserve"> and external threats</w:t>
      </w:r>
      <w:r w:rsidR="003B17A3">
        <w:t>,</w:t>
      </w:r>
      <w:r w:rsidR="009855C8">
        <w:t xml:space="preserve"> such </w:t>
      </w:r>
      <w:r w:rsidR="00F52FCE">
        <w:t xml:space="preserve">as </w:t>
      </w:r>
      <w:r w:rsidR="009855C8">
        <w:t>polarization, authoritarianism</w:t>
      </w:r>
      <w:r w:rsidR="00F52FCE">
        <w:t>,</w:t>
      </w:r>
      <w:r w:rsidR="009855C8">
        <w:t xml:space="preserve"> and religion</w:t>
      </w:r>
      <w:r w:rsidR="006512A0">
        <w:t xml:space="preserve"> (Gauchat, 2023)</w:t>
      </w:r>
      <w:r w:rsidR="00E061A2">
        <w:t>.</w:t>
      </w:r>
      <w:r w:rsidR="004203DF" w:rsidRPr="004203DF">
        <w:t xml:space="preserve"> </w:t>
      </w:r>
      <w:r w:rsidR="00C0299B">
        <w:t xml:space="preserve">To </w:t>
      </w:r>
      <w:r w:rsidR="000D060C">
        <w:t>improve</w:t>
      </w:r>
      <w:r w:rsidR="003B17A3">
        <w:t xml:space="preserve"> the</w:t>
      </w:r>
      <w:r w:rsidR="000D060C">
        <w:t xml:space="preserve"> trust and legitimacy of </w:t>
      </w:r>
      <w:r w:rsidR="006241DE">
        <w:t>scientists</w:t>
      </w:r>
      <w:r w:rsidR="008216E3">
        <w:t>,</w:t>
      </w:r>
      <w:r w:rsidR="00485577">
        <w:t xml:space="preserve"> </w:t>
      </w:r>
      <w:r w:rsidR="00C0299B">
        <w:t xml:space="preserve">there has been a call for more </w:t>
      </w:r>
      <w:r w:rsidR="0027269D">
        <w:t>guidance, best practice</w:t>
      </w:r>
      <w:r w:rsidR="003B17A3">
        <w:t>s</w:t>
      </w:r>
      <w:r w:rsidR="0027269D">
        <w:t xml:space="preserve">, and </w:t>
      </w:r>
      <w:r w:rsidR="004B06AA">
        <w:t xml:space="preserve">standardisation </w:t>
      </w:r>
      <w:r w:rsidR="0020031C">
        <w:t>in volcano risk management</w:t>
      </w:r>
      <w:r w:rsidR="00F52FCE">
        <w:t xml:space="preserve"> and</w:t>
      </w:r>
      <w:r w:rsidR="00A30D98">
        <w:t xml:space="preserve"> </w:t>
      </w:r>
      <w:r w:rsidR="0027269D">
        <w:t xml:space="preserve">communication, </w:t>
      </w:r>
      <w:r w:rsidR="00A30D98">
        <w:t xml:space="preserve">especially in volcano </w:t>
      </w:r>
      <w:r w:rsidR="005A6D9A">
        <w:t>alert levels</w:t>
      </w:r>
      <w:r w:rsidR="0027269D">
        <w:t>, bulletins</w:t>
      </w:r>
      <w:r w:rsidR="00F52FCE">
        <w:t>,</w:t>
      </w:r>
      <w:r w:rsidR="005A6D9A">
        <w:t xml:space="preserve"> and early warning systems</w:t>
      </w:r>
      <w:r w:rsidR="00646C52">
        <w:t xml:space="preserve"> </w:t>
      </w:r>
      <w:r w:rsidR="0027269D">
        <w:t>(</w:t>
      </w:r>
      <w:r w:rsidR="00AB25F1">
        <w:t>Fearnley</w:t>
      </w:r>
      <w:r w:rsidR="0027269D">
        <w:t xml:space="preserve"> et al., 2018; Pallister et al., 2019; Lowenstern et al. 2022; </w:t>
      </w:r>
      <w:r w:rsidR="0027269D" w:rsidRPr="0027269D">
        <w:t xml:space="preserve">IAVCEI-INVOLC </w:t>
      </w:r>
      <w:r w:rsidR="0027269D">
        <w:t>, 2024)</w:t>
      </w:r>
      <w:r w:rsidR="005A6D9A">
        <w:t>.</w:t>
      </w:r>
      <w:r w:rsidR="00607E20">
        <w:t xml:space="preserve"> </w:t>
      </w:r>
      <w:r w:rsidR="0067498A">
        <w:t>Here</w:t>
      </w:r>
      <w:r w:rsidR="00CA6DD5">
        <w:t>,</w:t>
      </w:r>
      <w:r w:rsidR="0067498A">
        <w:t xml:space="preserve"> we propose that part of th</w:t>
      </w:r>
      <w:r w:rsidR="00485577">
        <w:t xml:space="preserve">is </w:t>
      </w:r>
      <w:r w:rsidR="0067498A">
        <w:t xml:space="preserve">standardisation </w:t>
      </w:r>
      <w:r w:rsidR="003B17A3">
        <w:t>could</w:t>
      </w:r>
      <w:r w:rsidR="0067498A">
        <w:t xml:space="preserve"> be </w:t>
      </w:r>
      <w:r w:rsidR="003B17A3">
        <w:t xml:space="preserve">a </w:t>
      </w:r>
      <w:r w:rsidR="008216E3">
        <w:t xml:space="preserve">common </w:t>
      </w:r>
      <w:r w:rsidR="0067498A">
        <w:t xml:space="preserve">language and terminology that </w:t>
      </w:r>
      <w:del w:id="14" w:author="Danielle Charlton" w:date="2026-06-09T09:20:00Z" w16du:dateUtc="2026-06-08T21:20:00Z">
        <w:r w:rsidR="0067498A" w:rsidDel="00550B1A">
          <w:delText>we</w:delText>
        </w:r>
        <w:r w:rsidR="003B17A3" w:rsidDel="00550B1A">
          <w:delText>,</w:delText>
        </w:r>
        <w:r w:rsidR="0067498A" w:rsidDel="00550B1A">
          <w:delText xml:space="preserve"> as volcano scientists</w:delText>
        </w:r>
        <w:r w:rsidR="004760C8" w:rsidDel="00550B1A">
          <w:delText xml:space="preserve"> and the public</w:delText>
        </w:r>
        <w:r w:rsidR="003B17A3" w:rsidDel="00550B1A">
          <w:delText>,</w:delText>
        </w:r>
      </w:del>
      <w:ins w:id="15" w:author="Danielle Charlton" w:date="2026-06-09T09:20:00Z" w16du:dateUtc="2026-06-08T21:20:00Z">
        <w:r w:rsidR="00550B1A">
          <w:t xml:space="preserve">anyone can use </w:t>
        </w:r>
      </w:ins>
      <w:ins w:id="16" w:author="Danielle Charlton" w:date="2026-06-09T09:21:00Z" w16du:dateUtc="2026-06-08T21:21:00Z">
        <w:r w:rsidR="00550B1A">
          <w:t>when</w:t>
        </w:r>
      </w:ins>
      <w:del w:id="17" w:author="Danielle Charlton" w:date="2026-06-09T09:21:00Z" w16du:dateUtc="2026-06-08T21:21:00Z">
        <w:r w:rsidR="004760C8" w:rsidDel="00550B1A">
          <w:delText xml:space="preserve"> use when</w:delText>
        </w:r>
      </w:del>
      <w:r w:rsidR="004760C8">
        <w:t xml:space="preserve"> </w:t>
      </w:r>
      <w:r w:rsidR="00106142">
        <w:t>discussing volcanoes</w:t>
      </w:r>
      <w:r w:rsidR="0067498A">
        <w:t>.</w:t>
      </w:r>
      <w:r w:rsidR="00106142">
        <w:t xml:space="preserve"> </w:t>
      </w:r>
      <w:r w:rsidR="000F25D9">
        <w:t>The major motivation for this work is that</w:t>
      </w:r>
      <w:r w:rsidR="00510B79">
        <w:t xml:space="preserve"> volcanoes may</w:t>
      </w:r>
      <w:r w:rsidR="003B17A3">
        <w:t xml:space="preserve"> </w:t>
      </w:r>
      <w:r w:rsidR="00510B79">
        <w:t xml:space="preserve">be classified as </w:t>
      </w:r>
      <w:r w:rsidR="00510B79" w:rsidRPr="0046364A">
        <w:rPr>
          <w:i/>
          <w:iCs/>
        </w:rPr>
        <w:t>erupting</w:t>
      </w:r>
      <w:r w:rsidR="00510B79">
        <w:t xml:space="preserve">, </w:t>
      </w:r>
      <w:r w:rsidR="00510B79" w:rsidRPr="0046364A">
        <w:rPr>
          <w:i/>
          <w:iCs/>
        </w:rPr>
        <w:t>active</w:t>
      </w:r>
      <w:r w:rsidR="00510B79">
        <w:t xml:space="preserve">, </w:t>
      </w:r>
      <w:r w:rsidR="00510B79" w:rsidRPr="0046364A">
        <w:rPr>
          <w:i/>
          <w:iCs/>
        </w:rPr>
        <w:t>dormant</w:t>
      </w:r>
      <w:r w:rsidR="003B17A3">
        <w:t>,</w:t>
      </w:r>
      <w:r w:rsidR="00510B79">
        <w:t xml:space="preserve"> or </w:t>
      </w:r>
      <w:r w:rsidR="00510B79" w:rsidRPr="0046364A">
        <w:rPr>
          <w:i/>
          <w:iCs/>
        </w:rPr>
        <w:t>extinct</w:t>
      </w:r>
      <w:r w:rsidR="000D2408">
        <w:t>,</w:t>
      </w:r>
      <w:r w:rsidR="00510B79">
        <w:t xml:space="preserve"> and that </w:t>
      </w:r>
      <w:r w:rsidR="003B17A3">
        <w:t>these terms</w:t>
      </w:r>
      <w:r w:rsidR="00510B79">
        <w:t xml:space="preserve"> may </w:t>
      </w:r>
      <w:r w:rsidR="00956298">
        <w:t>influence</w:t>
      </w:r>
      <w:r w:rsidR="00B016D0">
        <w:t xml:space="preserve"> decision</w:t>
      </w:r>
      <w:r w:rsidR="003B17A3">
        <w:t>-</w:t>
      </w:r>
      <w:r w:rsidR="00B016D0">
        <w:t xml:space="preserve">making </w:t>
      </w:r>
      <w:r w:rsidR="00182743">
        <w:t>despite the</w:t>
      </w:r>
      <w:r w:rsidR="003B17A3">
        <w:t>ir</w:t>
      </w:r>
      <w:r w:rsidR="00182743">
        <w:t xml:space="preserve"> ambiguity </w:t>
      </w:r>
      <w:r w:rsidR="003B17A3">
        <w:t>among</w:t>
      </w:r>
      <w:r w:rsidR="00182743">
        <w:t xml:space="preserve"> experts.</w:t>
      </w:r>
      <w:r w:rsidR="004A53C5">
        <w:t xml:space="preserve"> This work builds</w:t>
      </w:r>
      <w:r w:rsidR="009C763C">
        <w:t xml:space="preserve"> directly</w:t>
      </w:r>
      <w:r w:rsidR="004A53C5">
        <w:t xml:space="preserve"> on opinion pieces from</w:t>
      </w:r>
      <w:r w:rsidR="005407C9">
        <w:t xml:space="preserve"> Szakacs (1994), and Poland</w:t>
      </w:r>
      <w:r w:rsidR="004A53C5">
        <w:t xml:space="preserve"> </w:t>
      </w:r>
      <w:r w:rsidR="00990F78">
        <w:t>(2022)</w:t>
      </w:r>
      <w:ins w:id="18" w:author="Danielle Charlton" w:date="2026-06-09T09:21:00Z" w16du:dateUtc="2026-06-08T21:21:00Z">
        <w:r w:rsidR="00550B1A">
          <w:t>.</w:t>
        </w:r>
      </w:ins>
    </w:p>
    <w:p w14:paraId="4C20DED5" w14:textId="0559B19B" w:rsidR="00E20C2C" w:rsidRDefault="00B30582">
      <w:r>
        <w:t>Studies suggest that for social acceptance</w:t>
      </w:r>
      <w:r w:rsidR="00485577">
        <w:t>,</w:t>
      </w:r>
      <w:r>
        <w:t xml:space="preserve"> science communication should be a dialogue</w:t>
      </w:r>
      <w:r w:rsidRPr="0001753D">
        <w:t xml:space="preserve"> between the public, experts</w:t>
      </w:r>
      <w:r w:rsidR="003B17A3">
        <w:t>,</w:t>
      </w:r>
      <w:r w:rsidRPr="0001753D">
        <w:t xml:space="preserve"> and decision-makers</w:t>
      </w:r>
      <w:r>
        <w:t xml:space="preserve"> (e.g.</w:t>
      </w:r>
      <w:r w:rsidR="003B17A3">
        <w:t>,</w:t>
      </w:r>
      <w:r w:rsidRPr="0001753D">
        <w:t> </w:t>
      </w:r>
      <w:hyperlink r:id="rId8" w:anchor="B8" w:history="1">
        <w:r w:rsidRPr="0001753D">
          <w:rPr>
            <w:rStyle w:val="Hyperlink"/>
          </w:rPr>
          <w:t>Bauer et al., 2007</w:t>
        </w:r>
      </w:hyperlink>
      <w:r w:rsidRPr="0001753D">
        <w:t>; </w:t>
      </w:r>
      <w:hyperlink r:id="rId9" w:anchor="B86" w:history="1">
        <w:r w:rsidRPr="0001753D">
          <w:rPr>
            <w:rStyle w:val="Hyperlink"/>
          </w:rPr>
          <w:t>Trench, 2008</w:t>
        </w:r>
      </w:hyperlink>
      <w:r w:rsidRPr="0001753D">
        <w:t>; </w:t>
      </w:r>
      <w:hyperlink r:id="rId10" w:anchor="B17" w:history="1">
        <w:r w:rsidRPr="0001753D">
          <w:rPr>
            <w:rStyle w:val="Hyperlink"/>
          </w:rPr>
          <w:t>Brossard and Lewenstein, 2010</w:t>
        </w:r>
      </w:hyperlink>
      <w:r w:rsidRPr="0001753D">
        <w:t>; </w:t>
      </w:r>
      <w:hyperlink r:id="rId11" w:anchor="B2" w:history="1">
        <w:r w:rsidRPr="0001753D">
          <w:rPr>
            <w:rStyle w:val="Hyperlink"/>
          </w:rPr>
          <w:t>Akin and Scheufele, 2017</w:t>
        </w:r>
      </w:hyperlink>
      <w:r w:rsidRPr="0001753D">
        <w:t>)</w:t>
      </w:r>
      <w:r>
        <w:t xml:space="preserve">. </w:t>
      </w:r>
      <w:r w:rsidR="00D337D9">
        <w:t>In particular, studies</w:t>
      </w:r>
      <w:r w:rsidR="002221F4">
        <w:t xml:space="preserve"> that address communicating</w:t>
      </w:r>
      <w:r w:rsidR="00D337D9">
        <w:t xml:space="preserve"> </w:t>
      </w:r>
      <w:r w:rsidR="008824D4">
        <w:t>uncertainty (e.g.</w:t>
      </w:r>
      <w:r w:rsidR="003B17A3">
        <w:t>,</w:t>
      </w:r>
      <w:r w:rsidR="008824D4">
        <w:t xml:space="preserve"> Erharter et al., 2024) and communicating during volcanic crises (Fearnley</w:t>
      </w:r>
      <w:r w:rsidR="000616EF">
        <w:t xml:space="preserve"> et al., 2018</w:t>
      </w:r>
      <w:r w:rsidR="008824D4">
        <w:t>) conclude</w:t>
      </w:r>
      <w:r w:rsidR="000616EF">
        <w:t xml:space="preserve"> </w:t>
      </w:r>
      <w:r w:rsidR="008824D4">
        <w:t>that consistency and standardisation are important in hazard and risk communication</w:t>
      </w:r>
      <w:r w:rsidR="00E061A2">
        <w:t xml:space="preserve"> </w:t>
      </w:r>
      <w:r w:rsidR="003B17A3">
        <w:rPr>
          <w:kern w:val="0"/>
          <w14:ligatures w14:val="none"/>
        </w:rPr>
        <w:t>when uncertainty is high and consequences severe</w:t>
      </w:r>
      <w:r w:rsidR="00E061A2">
        <w:t xml:space="preserve"> (Fearnl</w:t>
      </w:r>
      <w:r w:rsidR="000616EF">
        <w:t>e</w:t>
      </w:r>
      <w:r w:rsidR="00E061A2">
        <w:t>y</w:t>
      </w:r>
      <w:r w:rsidR="000616EF">
        <w:t xml:space="preserve"> et al., 2018</w:t>
      </w:r>
      <w:r w:rsidR="00E061A2">
        <w:t>).</w:t>
      </w:r>
      <w:r w:rsidR="006241DE">
        <w:t xml:space="preserve"> </w:t>
      </w:r>
      <w:r w:rsidR="00BF4CAD">
        <w:t>Despite ma</w:t>
      </w:r>
      <w:r w:rsidR="00485577">
        <w:t>n</w:t>
      </w:r>
      <w:r w:rsidR="00BF4CAD">
        <w:t xml:space="preserve">y studies </w:t>
      </w:r>
      <w:r w:rsidR="00006EFD">
        <w:t>on communication during volcanic crises (</w:t>
      </w:r>
      <w:r w:rsidR="0027269D">
        <w:t>e.g.</w:t>
      </w:r>
      <w:r w:rsidR="003B17A3">
        <w:t>,</w:t>
      </w:r>
      <w:r w:rsidR="0027269D">
        <w:t xml:space="preserve"> </w:t>
      </w:r>
      <w:r w:rsidR="0027269D" w:rsidRPr="00846017">
        <w:t>Fearnley</w:t>
      </w:r>
      <w:r w:rsidR="0027269D">
        <w:t xml:space="preserve"> et al., 2017; </w:t>
      </w:r>
      <w:r w:rsidR="00006EFD">
        <w:t xml:space="preserve">Lowenstern et al., </w:t>
      </w:r>
      <w:r w:rsidR="0027269D">
        <w:t>2022</w:t>
      </w:r>
      <w:r w:rsidR="00F63891">
        <w:t>)</w:t>
      </w:r>
      <w:r w:rsidR="00485577">
        <w:t>, w</w:t>
      </w:r>
      <w:r w:rsidR="006241DE">
        <w:t xml:space="preserve">e </w:t>
      </w:r>
      <w:r w:rsidR="00D33770">
        <w:t>hypothesize that</w:t>
      </w:r>
      <w:r w:rsidR="000616EF">
        <w:t xml:space="preserve"> </w:t>
      </w:r>
      <w:r w:rsidR="00AB1C85">
        <w:t xml:space="preserve">internal </w:t>
      </w:r>
      <w:r w:rsidR="000616EF">
        <w:t xml:space="preserve">communication </w:t>
      </w:r>
      <w:r w:rsidR="00AB1C85">
        <w:t>inconsistencies among scientists</w:t>
      </w:r>
      <w:ins w:id="19" w:author="Danielle Charlton" w:date="2026-06-09T09:28:00Z" w16du:dateUtc="2026-06-08T21:28:00Z">
        <w:r w:rsidR="006E38A1">
          <w:t xml:space="preserve"> about volcano status</w:t>
        </w:r>
      </w:ins>
      <w:r w:rsidR="00AB1C85">
        <w:t xml:space="preserve"> </w:t>
      </w:r>
      <w:r w:rsidR="009604B3">
        <w:t xml:space="preserve">could </w:t>
      </w:r>
      <w:r w:rsidR="003B17A3">
        <w:t>undermin</w:t>
      </w:r>
      <w:r w:rsidR="009604B3">
        <w:t>e trust</w:t>
      </w:r>
      <w:r w:rsidR="003B17A3">
        <w:t>,</w:t>
      </w:r>
      <w:r w:rsidR="009604B3">
        <w:t xml:space="preserve"> legitimacy</w:t>
      </w:r>
      <w:r w:rsidR="003B17A3">
        <w:t>,</w:t>
      </w:r>
      <w:r w:rsidR="009604B3">
        <w:t xml:space="preserve"> and social acceptance</w:t>
      </w:r>
      <w:r w:rsidR="00FD082C">
        <w:t xml:space="preserve"> during volcanic crises</w:t>
      </w:r>
      <w:r w:rsidR="009604B3">
        <w:t>.</w:t>
      </w:r>
      <w:r w:rsidR="00F65623">
        <w:t xml:space="preserve"> </w:t>
      </w:r>
    </w:p>
    <w:p w14:paraId="34F95BCB" w14:textId="26F1D298" w:rsidR="00CE610C" w:rsidRDefault="00FD082C">
      <w:r>
        <w:t xml:space="preserve">This </w:t>
      </w:r>
      <w:r w:rsidR="003B17A3">
        <w:t>is evident</w:t>
      </w:r>
      <w:r>
        <w:t xml:space="preserve"> </w:t>
      </w:r>
      <w:r w:rsidR="003B17A3">
        <w:t xml:space="preserve">in </w:t>
      </w:r>
      <w:r>
        <w:t>teaching</w:t>
      </w:r>
      <w:r w:rsidR="00BC135D">
        <w:t xml:space="preserve"> and development</w:t>
      </w:r>
      <w:r w:rsidR="003B17A3">
        <w:t>,</w:t>
      </w:r>
      <w:r>
        <w:t xml:space="preserve"> where i</w:t>
      </w:r>
      <w:r w:rsidR="00C64327">
        <w:t>nconsistent s</w:t>
      </w:r>
      <w:r w:rsidR="00CE610C">
        <w:t xml:space="preserve">cientific terminology </w:t>
      </w:r>
      <w:r w:rsidR="00004112">
        <w:t xml:space="preserve">can cause </w:t>
      </w:r>
      <w:r w:rsidR="00C64327">
        <w:t>conceptual confusion when trying to understand science and</w:t>
      </w:r>
      <w:r w:rsidR="003B17A3">
        <w:t>,</w:t>
      </w:r>
      <w:r w:rsidR="00B05915">
        <w:t xml:space="preserve"> in some cases</w:t>
      </w:r>
      <w:r w:rsidR="003B17A3">
        <w:t>, can be</w:t>
      </w:r>
      <w:r w:rsidR="00B05915">
        <w:t xml:space="preserve"> traced back to disagreements </w:t>
      </w:r>
      <w:r w:rsidR="003B17A3">
        <w:t>among scientists about</w:t>
      </w:r>
      <w:r w:rsidR="00FC3008">
        <w:t xml:space="preserve"> terminology</w:t>
      </w:r>
      <w:r w:rsidR="005E0677">
        <w:t xml:space="preserve"> (</w:t>
      </w:r>
      <w:r w:rsidR="005E0677" w:rsidRPr="00BD12B7">
        <w:t xml:space="preserve">Slisko </w:t>
      </w:r>
      <w:r w:rsidR="00207A89">
        <w:t>and</w:t>
      </w:r>
      <w:r w:rsidR="005E0677" w:rsidRPr="00BD12B7">
        <w:t xml:space="preserve"> Dykstra Jr,</w:t>
      </w:r>
      <w:r w:rsidR="00207A89">
        <w:t xml:space="preserve"> </w:t>
      </w:r>
      <w:r w:rsidR="005E0677" w:rsidRPr="00BD12B7">
        <w:t>1997)</w:t>
      </w:r>
      <w:r w:rsidR="00FC3008">
        <w:t>.</w:t>
      </w:r>
      <w:r w:rsidR="00BA7690">
        <w:t xml:space="preserve"> </w:t>
      </w:r>
      <w:r w:rsidR="00AC4EBA">
        <w:t>Indeed, t</w:t>
      </w:r>
      <w:r w:rsidR="00BA7690">
        <w:t xml:space="preserve">his work was in part motivated by many </w:t>
      </w:r>
      <w:r w:rsidR="003B17A3">
        <w:t xml:space="preserve">visits </w:t>
      </w:r>
      <w:r w:rsidR="00AE71F3">
        <w:t>by th</w:t>
      </w:r>
      <w:r w:rsidR="00143DAF">
        <w:t>e</w:t>
      </w:r>
      <w:r w:rsidR="00AE71F3">
        <w:t xml:space="preserve"> lead author </w:t>
      </w:r>
      <w:r w:rsidR="00BA7690">
        <w:t>to primary and secondary schools</w:t>
      </w:r>
      <w:r w:rsidR="00AE71F3">
        <w:t xml:space="preserve">, </w:t>
      </w:r>
      <w:r w:rsidR="003B17A3">
        <w:t xml:space="preserve">where students ask </w:t>
      </w:r>
      <w:r w:rsidR="00D725BB">
        <w:t xml:space="preserve">specific </w:t>
      </w:r>
      <w:r w:rsidR="00AE71F3">
        <w:t>questions</w:t>
      </w:r>
      <w:r w:rsidR="002407EC">
        <w:t xml:space="preserve"> </w:t>
      </w:r>
      <w:r w:rsidR="003B17A3">
        <w:t>about</w:t>
      </w:r>
      <w:r w:rsidR="00D725BB">
        <w:t xml:space="preserve"> </w:t>
      </w:r>
      <w:r w:rsidR="009E57FF">
        <w:t>volcano</w:t>
      </w:r>
      <w:r w:rsidR="00D725BB">
        <w:t xml:space="preserve"> terminology</w:t>
      </w:r>
      <w:r w:rsidR="002407EC">
        <w:t>,</w:t>
      </w:r>
      <w:r w:rsidR="00D725BB">
        <w:t xml:space="preserve"> </w:t>
      </w:r>
      <w:r w:rsidR="003B17A3">
        <w:t xml:space="preserve">for </w:t>
      </w:r>
      <w:r w:rsidR="00143DAF">
        <w:t xml:space="preserve">which </w:t>
      </w:r>
      <w:r w:rsidR="003B17A3">
        <w:t>it was</w:t>
      </w:r>
      <w:r w:rsidR="00143DAF">
        <w:t xml:space="preserve"> difficult </w:t>
      </w:r>
      <w:r w:rsidR="009E57FF">
        <w:t>to provide a simple</w:t>
      </w:r>
      <w:r w:rsidR="0041155D">
        <w:t>,</w:t>
      </w:r>
      <w:r w:rsidR="009E57FF">
        <w:t xml:space="preserve"> adequate answer</w:t>
      </w:r>
      <w:r w:rsidR="00143DAF">
        <w:t>. F</w:t>
      </w:r>
      <w:r w:rsidR="001F1E59">
        <w:t>or example</w:t>
      </w:r>
      <w:r w:rsidR="00EA3FC6">
        <w:t>,</w:t>
      </w:r>
      <w:r w:rsidR="001F1E59">
        <w:t xml:space="preserve"> a frequently asked question on the USGS Volcanic </w:t>
      </w:r>
      <w:r w:rsidR="003B17A3">
        <w:t>H</w:t>
      </w:r>
      <w:r w:rsidR="001F1E59">
        <w:t xml:space="preserve">azards </w:t>
      </w:r>
      <w:r w:rsidR="003B17A3">
        <w:t>P</w:t>
      </w:r>
      <w:r w:rsidR="001F1E59">
        <w:t>rogram website is</w:t>
      </w:r>
      <w:r w:rsidR="00BC135D">
        <w:t>:</w:t>
      </w:r>
      <w:r w:rsidR="00BB3732">
        <w:t xml:space="preserve"> </w:t>
      </w:r>
      <w:r w:rsidR="001F1E59">
        <w:t>How many active volcanoes are on Earth?</w:t>
      </w:r>
      <w:r w:rsidR="006F1E93">
        <w:t xml:space="preserve"> </w:t>
      </w:r>
      <w:r w:rsidR="00BA616E">
        <w:t>The answer to which depends on the</w:t>
      </w:r>
      <w:r w:rsidR="006F1E93">
        <w:t xml:space="preserve"> definition of </w:t>
      </w:r>
      <w:r w:rsidR="00BA616E" w:rsidRPr="0046364A">
        <w:rPr>
          <w:i/>
          <w:iCs/>
        </w:rPr>
        <w:t>active</w:t>
      </w:r>
      <w:r w:rsidR="00BA616E">
        <w:t xml:space="preserve"> </w:t>
      </w:r>
      <w:r w:rsidR="006F1E93">
        <w:t>volcano</w:t>
      </w:r>
      <w:r w:rsidR="000252F3">
        <w:t xml:space="preserve">. </w:t>
      </w:r>
      <w:r w:rsidR="00DD7942">
        <w:t xml:space="preserve">The </w:t>
      </w:r>
      <w:r w:rsidR="0075020C">
        <w:t xml:space="preserve">discourse, </w:t>
      </w:r>
      <w:r w:rsidR="00DD7942">
        <w:t>use</w:t>
      </w:r>
      <w:r w:rsidR="003B17A3">
        <w:t>,</w:t>
      </w:r>
      <w:r w:rsidR="00DD7942">
        <w:t xml:space="preserve"> and precise definition of </w:t>
      </w:r>
      <w:r w:rsidR="0075020C">
        <w:t>some</w:t>
      </w:r>
      <w:r w:rsidR="0044045D">
        <w:t xml:space="preserve"> scientific language is </w:t>
      </w:r>
      <w:r w:rsidR="004B7278">
        <w:lastRenderedPageBreak/>
        <w:t>semantic</w:t>
      </w:r>
      <w:r w:rsidR="00011270">
        <w:t xml:space="preserve"> (Harris, </w:t>
      </w:r>
      <w:r w:rsidR="00011270" w:rsidRPr="00011270">
        <w:t>2005)</w:t>
      </w:r>
      <w:r w:rsidR="005965CE">
        <w:t xml:space="preserve">, </w:t>
      </w:r>
      <w:r w:rsidR="004476AD">
        <w:t xml:space="preserve">and </w:t>
      </w:r>
      <w:r w:rsidR="00247AE8">
        <w:t>in the case of obscure scientific jargon</w:t>
      </w:r>
      <w:r w:rsidR="003B17A3">
        <w:t>,</w:t>
      </w:r>
      <w:r w:rsidR="00247AE8">
        <w:t xml:space="preserve"> </w:t>
      </w:r>
      <w:r w:rsidR="004476AD">
        <w:t xml:space="preserve">could be regarded as </w:t>
      </w:r>
      <w:r w:rsidR="00247AE8">
        <w:t xml:space="preserve">merely </w:t>
      </w:r>
      <w:r w:rsidR="004476AD">
        <w:t>an academic exercise</w:t>
      </w:r>
      <w:r w:rsidR="00247AE8">
        <w:t>. H</w:t>
      </w:r>
      <w:r w:rsidR="005965CE">
        <w:t xml:space="preserve">owever, </w:t>
      </w:r>
      <w:r w:rsidR="00193367">
        <w:t xml:space="preserve">when the terminology is </w:t>
      </w:r>
      <w:r w:rsidR="00062CA7">
        <w:t>part of the public</w:t>
      </w:r>
      <w:r w:rsidR="003B17A3">
        <w:t>’s</w:t>
      </w:r>
      <w:r w:rsidR="00062CA7">
        <w:t xml:space="preserve"> usage and </w:t>
      </w:r>
      <w:r w:rsidR="00193367">
        <w:t>describes the state of the volcano</w:t>
      </w:r>
      <w:r w:rsidR="00062CA7">
        <w:t>,</w:t>
      </w:r>
      <w:r w:rsidR="00193367">
        <w:t xml:space="preserve"> </w:t>
      </w:r>
      <w:r w:rsidR="003B17A3">
        <w:t>misunderstandings</w:t>
      </w:r>
      <w:r w:rsidR="00062CA7">
        <w:t xml:space="preserve"> </w:t>
      </w:r>
      <w:r w:rsidR="003B17A3">
        <w:t>about</w:t>
      </w:r>
      <w:r w:rsidR="00062CA7">
        <w:t xml:space="preserve"> a term</w:t>
      </w:r>
      <w:r w:rsidR="005965CE">
        <w:t xml:space="preserve"> can </w:t>
      </w:r>
      <w:r w:rsidR="009D6C69">
        <w:t xml:space="preserve">result </w:t>
      </w:r>
      <w:r w:rsidR="003B17A3">
        <w:t xml:space="preserve">in </w:t>
      </w:r>
      <w:r w:rsidR="009D6C69">
        <w:t>in</w:t>
      </w:r>
      <w:r w:rsidR="000076C0">
        <w:t>appropriate estimat</w:t>
      </w:r>
      <w:r w:rsidR="003B17A3">
        <w:t>e</w:t>
      </w:r>
      <w:r w:rsidR="000076C0">
        <w:t>s of exposure</w:t>
      </w:r>
      <w:r w:rsidR="006D6563">
        <w:t xml:space="preserve"> to risk</w:t>
      </w:r>
      <w:r w:rsidR="00F668FE">
        <w:t xml:space="preserve"> </w:t>
      </w:r>
      <w:r w:rsidR="00062CA7">
        <w:t>and mis</w:t>
      </w:r>
      <w:r w:rsidR="00F668FE">
        <w:t>guide individual life safety decisions</w:t>
      </w:r>
      <w:r w:rsidR="00E5726B">
        <w:t>.</w:t>
      </w:r>
    </w:p>
    <w:tbl>
      <w:tblPr>
        <w:tblStyle w:val="TableGrid"/>
        <w:tblpPr w:leftFromText="180" w:rightFromText="180" w:vertAnchor="text" w:horzAnchor="margin" w:tblpY="271"/>
        <w:tblW w:w="0" w:type="auto"/>
        <w:tblLook w:val="04A0" w:firstRow="1" w:lastRow="0" w:firstColumn="1" w:lastColumn="0" w:noHBand="0" w:noVBand="1"/>
        <w:tblPrChange w:id="20" w:author="Danielle Charlton" w:date="2026-06-09T10:54:00Z" w16du:dateUtc="2026-06-08T22:54:00Z">
          <w:tblPr>
            <w:tblStyle w:val="TableGrid"/>
            <w:tblpPr w:leftFromText="180" w:rightFromText="180" w:vertAnchor="text" w:horzAnchor="margin" w:tblpY="271"/>
            <w:tblW w:w="0" w:type="auto"/>
            <w:tblLook w:val="04A0" w:firstRow="1" w:lastRow="0" w:firstColumn="1" w:lastColumn="0" w:noHBand="0" w:noVBand="1"/>
          </w:tblPr>
        </w:tblPrChange>
      </w:tblPr>
      <w:tblGrid>
        <w:gridCol w:w="1012"/>
        <w:gridCol w:w="2333"/>
        <w:gridCol w:w="2308"/>
        <w:gridCol w:w="1793"/>
        <w:gridCol w:w="1570"/>
        <w:tblGridChange w:id="21">
          <w:tblGrid>
            <w:gridCol w:w="1012"/>
            <w:gridCol w:w="2333"/>
            <w:gridCol w:w="2308"/>
            <w:gridCol w:w="1793"/>
            <w:gridCol w:w="1570"/>
          </w:tblGrid>
        </w:tblGridChange>
      </w:tblGrid>
      <w:tr w:rsidR="00CE1DFE" w14:paraId="06214A74" w14:textId="77777777" w:rsidTr="00032584">
        <w:tc>
          <w:tcPr>
            <w:tcW w:w="846" w:type="dxa"/>
            <w:vAlign w:val="center"/>
            <w:tcPrChange w:id="22" w:author="Danielle Charlton" w:date="2026-06-09T10:54:00Z" w16du:dateUtc="2026-06-08T22:54:00Z">
              <w:tcPr>
                <w:tcW w:w="846" w:type="dxa"/>
              </w:tcPr>
            </w:tcPrChange>
          </w:tcPr>
          <w:p w14:paraId="606236AB" w14:textId="77777777" w:rsidR="00CE1DFE" w:rsidRPr="00032584" w:rsidRDefault="00CE1DFE" w:rsidP="00032584">
            <w:pPr>
              <w:jc w:val="center"/>
              <w:rPr>
                <w:b/>
                <w:bCs/>
                <w:rPrChange w:id="23" w:author="Danielle Charlton" w:date="2026-06-09T10:54:00Z" w16du:dateUtc="2026-06-08T22:54:00Z">
                  <w:rPr/>
                </w:rPrChange>
              </w:rPr>
              <w:pPrChange w:id="24" w:author="Danielle Charlton" w:date="2026-06-09T10:54:00Z" w16du:dateUtc="2026-06-08T22:54:00Z">
                <w:pPr>
                  <w:framePr w:hSpace="180" w:wrap="around" w:vAnchor="text" w:hAnchor="margin" w:y="271"/>
                </w:pPr>
              </w:pPrChange>
            </w:pPr>
            <w:r w:rsidRPr="00032584">
              <w:rPr>
                <w:b/>
                <w:bCs/>
                <w:rPrChange w:id="25" w:author="Danielle Charlton" w:date="2026-06-09T10:54:00Z" w16du:dateUtc="2026-06-08T22:54:00Z">
                  <w:rPr/>
                </w:rPrChange>
              </w:rPr>
              <w:t>Term</w:t>
            </w:r>
          </w:p>
        </w:tc>
        <w:tc>
          <w:tcPr>
            <w:tcW w:w="2402" w:type="dxa"/>
            <w:vAlign w:val="center"/>
            <w:tcPrChange w:id="26" w:author="Danielle Charlton" w:date="2026-06-09T10:54:00Z" w16du:dateUtc="2026-06-08T22:54:00Z">
              <w:tcPr>
                <w:tcW w:w="2402" w:type="dxa"/>
              </w:tcPr>
            </w:tcPrChange>
          </w:tcPr>
          <w:p w14:paraId="32D81A95" w14:textId="41653660" w:rsidR="00CE1DFE" w:rsidRPr="00032584" w:rsidRDefault="00CE1DFE" w:rsidP="00032584">
            <w:pPr>
              <w:jc w:val="center"/>
              <w:rPr>
                <w:b/>
                <w:bCs/>
                <w:rPrChange w:id="27" w:author="Danielle Charlton" w:date="2026-06-09T10:54:00Z" w16du:dateUtc="2026-06-08T22:54:00Z">
                  <w:rPr/>
                </w:rPrChange>
              </w:rPr>
              <w:pPrChange w:id="28" w:author="Danielle Charlton" w:date="2026-06-09T10:54:00Z" w16du:dateUtc="2026-06-08T22:54:00Z">
                <w:pPr>
                  <w:framePr w:hSpace="180" w:wrap="around" w:vAnchor="text" w:hAnchor="margin" w:y="271"/>
                </w:pPr>
              </w:pPrChange>
            </w:pPr>
            <w:r w:rsidRPr="00032584">
              <w:rPr>
                <w:b/>
                <w:bCs/>
                <w:rPrChange w:id="29" w:author="Danielle Charlton" w:date="2026-06-09T10:54:00Z" w16du:dateUtc="2026-06-08T22:54:00Z">
                  <w:rPr/>
                </w:rPrChange>
              </w:rPr>
              <w:t>Smithsonian G</w:t>
            </w:r>
            <w:ins w:id="30" w:author="Danielle Charlton" w:date="2026-06-09T11:04:00Z" w16du:dateUtc="2026-06-08T23:04:00Z">
              <w:r w:rsidR="008C294B">
                <w:rPr>
                  <w:b/>
                  <w:bCs/>
                </w:rPr>
                <w:t>lobal Volcanism Programme (G</w:t>
              </w:r>
            </w:ins>
            <w:r w:rsidRPr="00032584">
              <w:rPr>
                <w:b/>
                <w:bCs/>
                <w:rPrChange w:id="31" w:author="Danielle Charlton" w:date="2026-06-09T10:54:00Z" w16du:dateUtc="2026-06-08T22:54:00Z">
                  <w:rPr/>
                </w:rPrChange>
              </w:rPr>
              <w:t>VP</w:t>
            </w:r>
            <w:ins w:id="32" w:author="Danielle Charlton" w:date="2026-06-09T11:04:00Z" w16du:dateUtc="2026-06-08T23:04:00Z">
              <w:r w:rsidR="008C294B">
                <w:rPr>
                  <w:b/>
                  <w:bCs/>
                </w:rPr>
                <w:t>)</w:t>
              </w:r>
            </w:ins>
            <w:r w:rsidRPr="00032584">
              <w:rPr>
                <w:b/>
                <w:bCs/>
                <w:rPrChange w:id="33" w:author="Danielle Charlton" w:date="2026-06-09T10:54:00Z" w16du:dateUtc="2026-06-08T22:54:00Z">
                  <w:rPr/>
                </w:rPrChange>
              </w:rPr>
              <w:t xml:space="preserve"> definition (used for database management); GVP, 2025</w:t>
            </w:r>
          </w:p>
        </w:tc>
        <w:tc>
          <w:tcPr>
            <w:tcW w:w="2370" w:type="dxa"/>
            <w:vAlign w:val="center"/>
            <w:tcPrChange w:id="34" w:author="Danielle Charlton" w:date="2026-06-09T10:54:00Z" w16du:dateUtc="2026-06-08T22:54:00Z">
              <w:tcPr>
                <w:tcW w:w="2370" w:type="dxa"/>
              </w:tcPr>
            </w:tcPrChange>
          </w:tcPr>
          <w:p w14:paraId="2780A584" w14:textId="77777777" w:rsidR="00CE1DFE" w:rsidRPr="00032584" w:rsidRDefault="00CE1DFE" w:rsidP="00032584">
            <w:pPr>
              <w:jc w:val="center"/>
              <w:rPr>
                <w:b/>
                <w:bCs/>
                <w:rPrChange w:id="35" w:author="Danielle Charlton" w:date="2026-06-09T10:54:00Z" w16du:dateUtc="2026-06-08T22:54:00Z">
                  <w:rPr/>
                </w:rPrChange>
              </w:rPr>
              <w:pPrChange w:id="36" w:author="Danielle Charlton" w:date="2026-06-09T10:54:00Z" w16du:dateUtc="2026-06-08T22:54:00Z">
                <w:pPr>
                  <w:framePr w:hSpace="180" w:wrap="around" w:vAnchor="text" w:hAnchor="margin" w:y="271"/>
                </w:pPr>
              </w:pPrChange>
            </w:pPr>
            <w:r w:rsidRPr="00032584">
              <w:rPr>
                <w:b/>
                <w:bCs/>
                <w:rPrChange w:id="37" w:author="Danielle Charlton" w:date="2026-06-09T10:54:00Z" w16du:dateUtc="2026-06-08T22:54:00Z">
                  <w:rPr/>
                </w:rPrChange>
              </w:rPr>
              <w:t>Wikipedia search</w:t>
            </w:r>
          </w:p>
        </w:tc>
        <w:tc>
          <w:tcPr>
            <w:tcW w:w="1793" w:type="dxa"/>
            <w:vAlign w:val="center"/>
            <w:tcPrChange w:id="38" w:author="Danielle Charlton" w:date="2026-06-09T10:54:00Z" w16du:dateUtc="2026-06-08T22:54:00Z">
              <w:tcPr>
                <w:tcW w:w="1793" w:type="dxa"/>
              </w:tcPr>
            </w:tcPrChange>
          </w:tcPr>
          <w:p w14:paraId="0D5A7533" w14:textId="77777777" w:rsidR="00CE1DFE" w:rsidRPr="00032584" w:rsidRDefault="00CE1DFE" w:rsidP="00032584">
            <w:pPr>
              <w:jc w:val="center"/>
              <w:rPr>
                <w:b/>
                <w:bCs/>
                <w:rPrChange w:id="39" w:author="Danielle Charlton" w:date="2026-06-09T10:54:00Z" w16du:dateUtc="2026-06-08T22:54:00Z">
                  <w:rPr/>
                </w:rPrChange>
              </w:rPr>
              <w:pPrChange w:id="40" w:author="Danielle Charlton" w:date="2026-06-09T10:54:00Z" w16du:dateUtc="2026-06-08T22:54:00Z">
                <w:pPr>
                  <w:framePr w:hSpace="180" w:wrap="around" w:vAnchor="text" w:hAnchor="margin" w:y="271"/>
                </w:pPr>
              </w:pPrChange>
            </w:pPr>
            <w:r w:rsidRPr="00032584">
              <w:rPr>
                <w:b/>
                <w:bCs/>
                <w:rPrChange w:id="41" w:author="Danielle Charlton" w:date="2026-06-09T10:54:00Z" w16du:dateUtc="2026-06-08T22:54:00Z">
                  <w:rPr/>
                </w:rPrChange>
              </w:rPr>
              <w:t>Oxford Dictionary of Geology and Earth Sciences</w:t>
            </w:r>
          </w:p>
        </w:tc>
        <w:tc>
          <w:tcPr>
            <w:tcW w:w="1605" w:type="dxa"/>
            <w:vAlign w:val="center"/>
            <w:tcPrChange w:id="42" w:author="Danielle Charlton" w:date="2026-06-09T10:54:00Z" w16du:dateUtc="2026-06-08T22:54:00Z">
              <w:tcPr>
                <w:tcW w:w="1605" w:type="dxa"/>
              </w:tcPr>
            </w:tcPrChange>
          </w:tcPr>
          <w:p w14:paraId="624EDA80" w14:textId="77777777" w:rsidR="00CE1DFE" w:rsidRPr="00032584" w:rsidRDefault="00CE1DFE" w:rsidP="00032584">
            <w:pPr>
              <w:jc w:val="center"/>
              <w:rPr>
                <w:b/>
                <w:bCs/>
                <w:rPrChange w:id="43" w:author="Danielle Charlton" w:date="2026-06-09T10:54:00Z" w16du:dateUtc="2026-06-08T22:54:00Z">
                  <w:rPr/>
                </w:rPrChange>
              </w:rPr>
              <w:pPrChange w:id="44" w:author="Danielle Charlton" w:date="2026-06-09T10:54:00Z" w16du:dateUtc="2026-06-08T22:54:00Z">
                <w:pPr>
                  <w:framePr w:hSpace="180" w:wrap="around" w:vAnchor="text" w:hAnchor="margin" w:y="271"/>
                </w:pPr>
              </w:pPrChange>
            </w:pPr>
            <w:r w:rsidRPr="00032584">
              <w:rPr>
                <w:b/>
                <w:bCs/>
                <w:rPrChange w:id="45" w:author="Danielle Charlton" w:date="2026-06-09T10:54:00Z" w16du:dateUtc="2026-06-08T22:54:00Z">
                  <w:rPr/>
                </w:rPrChange>
              </w:rPr>
              <w:t>First line of AI overview on Google</w:t>
            </w:r>
          </w:p>
        </w:tc>
      </w:tr>
      <w:tr w:rsidR="00CE1DFE" w14:paraId="40550A03" w14:textId="77777777" w:rsidTr="00D02A4A">
        <w:tc>
          <w:tcPr>
            <w:tcW w:w="846" w:type="dxa"/>
          </w:tcPr>
          <w:p w14:paraId="4631F179" w14:textId="77777777" w:rsidR="00CE1DFE" w:rsidRPr="00EC02DC" w:rsidRDefault="00CE1DFE" w:rsidP="00CE1DFE">
            <w:pPr>
              <w:rPr>
                <w:i/>
                <w:iCs/>
              </w:rPr>
            </w:pPr>
            <w:r>
              <w:rPr>
                <w:i/>
                <w:iCs/>
              </w:rPr>
              <w:t>E</w:t>
            </w:r>
            <w:r w:rsidRPr="007761DD">
              <w:rPr>
                <w:i/>
                <w:iCs/>
              </w:rPr>
              <w:t>rupting</w:t>
            </w:r>
            <w:r>
              <w:rPr>
                <w:i/>
                <w:iCs/>
              </w:rPr>
              <w:t xml:space="preserve"> volcano</w:t>
            </w:r>
          </w:p>
        </w:tc>
        <w:tc>
          <w:tcPr>
            <w:tcW w:w="2402" w:type="dxa"/>
          </w:tcPr>
          <w:p w14:paraId="050984AE" w14:textId="77777777" w:rsidR="00CE1DFE" w:rsidRPr="0070132E" w:rsidRDefault="00CE1DFE" w:rsidP="00CE1DFE">
            <w:r w:rsidRPr="0070132E">
              <w:t xml:space="preserve">Eruptions are defined events that involve the explosive ejection of fragmental material, the effusion of molten lava, or both. </w:t>
            </w:r>
          </w:p>
          <w:p w14:paraId="5933B2E5" w14:textId="77777777" w:rsidR="00CE1DFE" w:rsidRPr="0070132E" w:rsidRDefault="00CE1DFE" w:rsidP="00CE1DFE">
            <w:r w:rsidRPr="0070132E">
              <w:t>An eruption marked as "continuing" does not always mean persistent daily activity, but indicates at least intermittent eruptive events without a break of 3 months or more.</w:t>
            </w:r>
          </w:p>
        </w:tc>
        <w:tc>
          <w:tcPr>
            <w:tcW w:w="2370" w:type="dxa"/>
          </w:tcPr>
          <w:p w14:paraId="2F62D110" w14:textId="77777777" w:rsidR="00CE1DFE" w:rsidRPr="0070132E" w:rsidRDefault="00CE1DFE" w:rsidP="00CE1DFE">
            <w:r w:rsidRPr="0070132E">
              <w:t>A </w:t>
            </w:r>
            <w:r w:rsidRPr="0046364A">
              <w:t>volcanic eruption</w:t>
            </w:r>
            <w:r w:rsidRPr="0070132E">
              <w:t> occurs when material is expelled from a </w:t>
            </w:r>
            <w:r w:rsidRPr="0046364A">
              <w:t>volcanic vent</w:t>
            </w:r>
            <w:r w:rsidRPr="0070132E">
              <w:t> or </w:t>
            </w:r>
            <w:r w:rsidRPr="0046364A">
              <w:t>fissure</w:t>
            </w:r>
            <w:r w:rsidRPr="0070132E">
              <w:t>.</w:t>
            </w:r>
          </w:p>
        </w:tc>
        <w:tc>
          <w:tcPr>
            <w:tcW w:w="1793" w:type="dxa"/>
          </w:tcPr>
          <w:p w14:paraId="7CFB0C6E" w14:textId="77777777" w:rsidR="00CE1DFE" w:rsidRPr="0070132E" w:rsidRDefault="00CE1DFE" w:rsidP="00CE1DFE">
            <w:r w:rsidRPr="0070132E">
              <w:t>The eruption of a volcano as a result of extrusive volcanic activity, which causes molten magma to reach and spill out over the Earth's surface, and large amounts of volcanic gas and steam to be released.</w:t>
            </w:r>
          </w:p>
        </w:tc>
        <w:tc>
          <w:tcPr>
            <w:tcW w:w="1605" w:type="dxa"/>
          </w:tcPr>
          <w:p w14:paraId="4618CBF3" w14:textId="77777777" w:rsidR="00CE1DFE" w:rsidRPr="008974C6" w:rsidRDefault="00CE1DFE" w:rsidP="00CE1DFE">
            <w:r w:rsidRPr="00DD38A9">
              <w:t>An erupting volcano is the process where molten rock (magma), ash, and gases are forced from beneath the Earth's surface up through vents or fissures</w:t>
            </w:r>
            <w:r>
              <w:t>.</w:t>
            </w:r>
          </w:p>
        </w:tc>
      </w:tr>
      <w:tr w:rsidR="00CE1DFE" w14:paraId="48B3C489" w14:textId="77777777" w:rsidTr="00D02A4A">
        <w:tc>
          <w:tcPr>
            <w:tcW w:w="846" w:type="dxa"/>
          </w:tcPr>
          <w:p w14:paraId="196DDBAD" w14:textId="77777777" w:rsidR="00CE1DFE" w:rsidRPr="00EC02DC" w:rsidRDefault="00CE1DFE" w:rsidP="00CE1DFE">
            <w:pPr>
              <w:rPr>
                <w:i/>
                <w:iCs/>
              </w:rPr>
            </w:pPr>
            <w:r w:rsidRPr="00EC02DC">
              <w:rPr>
                <w:i/>
                <w:iCs/>
              </w:rPr>
              <w:t>Active</w:t>
            </w:r>
            <w:r>
              <w:rPr>
                <w:i/>
                <w:iCs/>
              </w:rPr>
              <w:t xml:space="preserve"> volcano</w:t>
            </w:r>
          </w:p>
        </w:tc>
        <w:tc>
          <w:tcPr>
            <w:tcW w:w="2402" w:type="dxa"/>
          </w:tcPr>
          <w:p w14:paraId="2691335F" w14:textId="77777777" w:rsidR="00CE1DFE" w:rsidRPr="0070132E" w:rsidRDefault="00CE1DFE" w:rsidP="00CE1DFE">
            <w:r w:rsidRPr="0070132E">
              <w:t xml:space="preserve">A volcano that has had an eruption in the Holocene or last 12,000yrs. </w:t>
            </w:r>
          </w:p>
        </w:tc>
        <w:tc>
          <w:tcPr>
            <w:tcW w:w="2370" w:type="dxa"/>
          </w:tcPr>
          <w:p w14:paraId="2B6C8DD8" w14:textId="77777777" w:rsidR="00CE1DFE" w:rsidRPr="0070132E" w:rsidRDefault="00CE1DFE" w:rsidP="00CE1DFE">
            <w:r w:rsidRPr="0046364A">
              <w:t>An active volcano is a volcano that is currently erupting, or has the potential to erupt in the future.</w:t>
            </w:r>
          </w:p>
        </w:tc>
        <w:tc>
          <w:tcPr>
            <w:tcW w:w="1793" w:type="dxa"/>
          </w:tcPr>
          <w:p w14:paraId="7E8A5222" w14:textId="77777777" w:rsidR="00CE1DFE" w:rsidRPr="0070132E" w:rsidRDefault="00CE1DFE" w:rsidP="00CE1DFE">
            <w:r w:rsidRPr="0046364A">
              <w:t>An active volcano is "currently in a state of regular eruptions"</w:t>
            </w:r>
            <w:r w:rsidRPr="0070132E">
              <w:t> or expected to erupt again soon.</w:t>
            </w:r>
          </w:p>
        </w:tc>
        <w:tc>
          <w:tcPr>
            <w:tcW w:w="1605" w:type="dxa"/>
          </w:tcPr>
          <w:p w14:paraId="1B7DEB2C" w14:textId="77777777" w:rsidR="00CE1DFE" w:rsidRDefault="00CE1DFE" w:rsidP="00CE1DFE">
            <w:r w:rsidRPr="003D7658">
              <w:t>An active volcano is a volcano that has recently erupted and shows a high probability of erupting again</w:t>
            </w:r>
            <w:r>
              <w:t>.</w:t>
            </w:r>
          </w:p>
        </w:tc>
      </w:tr>
      <w:tr w:rsidR="00CE1DFE" w14:paraId="2761C386" w14:textId="77777777" w:rsidTr="00D02A4A">
        <w:tc>
          <w:tcPr>
            <w:tcW w:w="846" w:type="dxa"/>
          </w:tcPr>
          <w:p w14:paraId="33879589" w14:textId="77777777" w:rsidR="00CE1DFE" w:rsidRPr="00EC02DC" w:rsidRDefault="00CE1DFE" w:rsidP="00CE1DFE">
            <w:pPr>
              <w:rPr>
                <w:i/>
                <w:iCs/>
              </w:rPr>
            </w:pPr>
            <w:r w:rsidRPr="00EC02DC">
              <w:rPr>
                <w:i/>
                <w:iCs/>
              </w:rPr>
              <w:t>Dormant</w:t>
            </w:r>
            <w:r>
              <w:rPr>
                <w:i/>
                <w:iCs/>
              </w:rPr>
              <w:t xml:space="preserve"> volcano</w:t>
            </w:r>
          </w:p>
        </w:tc>
        <w:tc>
          <w:tcPr>
            <w:tcW w:w="2402" w:type="dxa"/>
          </w:tcPr>
          <w:p w14:paraId="73807378" w14:textId="77777777" w:rsidR="00CE1DFE" w:rsidRPr="0070132E" w:rsidRDefault="00CE1DFE" w:rsidP="00CE1DFE">
            <w:r w:rsidRPr="0070132E">
              <w:t xml:space="preserve">GVP avoids the term </w:t>
            </w:r>
            <w:r w:rsidRPr="0070132E">
              <w:rPr>
                <w:i/>
              </w:rPr>
              <w:t>dormant</w:t>
            </w:r>
            <w:r w:rsidRPr="0070132E">
              <w:t xml:space="preserve"> but does document volcanic systems that were last active in the Pleistocene. The preferred GVP term is “potentially active”.</w:t>
            </w:r>
          </w:p>
        </w:tc>
        <w:tc>
          <w:tcPr>
            <w:tcW w:w="2370" w:type="dxa"/>
          </w:tcPr>
          <w:p w14:paraId="21DAC678" w14:textId="77777777" w:rsidR="00CE1DFE" w:rsidRPr="0070132E" w:rsidRDefault="00CE1DFE" w:rsidP="00CE1DFE">
            <w:r w:rsidRPr="0046364A">
              <w:t>The USGS defines a dormant volcano as any volcano that is not showing any signs of unrest such as earthquake swarms, ground swelling, or excessive noxious gas emissions, but which shows signs that it could yet become active again.</w:t>
            </w:r>
          </w:p>
        </w:tc>
        <w:tc>
          <w:tcPr>
            <w:tcW w:w="1793" w:type="dxa"/>
          </w:tcPr>
          <w:p w14:paraId="60FCB771" w14:textId="77777777" w:rsidR="00CE1DFE" w:rsidRPr="0070132E" w:rsidRDefault="00CE1DFE" w:rsidP="00CE1DFE">
            <w:r w:rsidRPr="0070132E">
              <w:t>A </w:t>
            </w:r>
            <w:r w:rsidRPr="0046364A">
              <w:t>dormant volcano</w:t>
            </w:r>
            <w:r w:rsidRPr="0070132E">
              <w:t> is an inactive, but not extinct, volcano; it still has the potential to become active again in the future.</w:t>
            </w:r>
          </w:p>
        </w:tc>
        <w:tc>
          <w:tcPr>
            <w:tcW w:w="1605" w:type="dxa"/>
          </w:tcPr>
          <w:p w14:paraId="5A165FB0" w14:textId="77777777" w:rsidR="00CE1DFE" w:rsidRDefault="00CE1DFE" w:rsidP="00CE1DFE">
            <w:r>
              <w:t>A</w:t>
            </w:r>
            <w:r w:rsidRPr="008F64D8">
              <w:t xml:space="preserve"> volcano that has not erupted in a long time but is expected to erupt again in the future</w:t>
            </w:r>
            <w:r>
              <w:t>.</w:t>
            </w:r>
          </w:p>
        </w:tc>
      </w:tr>
      <w:tr w:rsidR="00CE1DFE" w14:paraId="5DBB05C8" w14:textId="77777777" w:rsidTr="00D02A4A">
        <w:tc>
          <w:tcPr>
            <w:tcW w:w="846" w:type="dxa"/>
          </w:tcPr>
          <w:p w14:paraId="6C96A453" w14:textId="77777777" w:rsidR="00CE1DFE" w:rsidRPr="00EC02DC" w:rsidRDefault="00CE1DFE" w:rsidP="00CE1DFE">
            <w:pPr>
              <w:rPr>
                <w:i/>
                <w:iCs/>
              </w:rPr>
            </w:pPr>
            <w:r w:rsidRPr="00EC02DC">
              <w:rPr>
                <w:i/>
                <w:iCs/>
              </w:rPr>
              <w:t>Extinct</w:t>
            </w:r>
            <w:r>
              <w:rPr>
                <w:i/>
                <w:iCs/>
              </w:rPr>
              <w:t xml:space="preserve"> volcano</w:t>
            </w:r>
          </w:p>
        </w:tc>
        <w:tc>
          <w:tcPr>
            <w:tcW w:w="2402" w:type="dxa"/>
          </w:tcPr>
          <w:p w14:paraId="6A2AEA47" w14:textId="77777777" w:rsidR="00CE1DFE" w:rsidRPr="0070132E" w:rsidRDefault="00CE1DFE" w:rsidP="00CE1DFE">
            <w:r w:rsidRPr="0070132E">
              <w:t xml:space="preserve">An extinct volcano is a volcano that hasn’t erupted since the Pleistocene and is not </w:t>
            </w:r>
            <w:r w:rsidRPr="0070132E">
              <w:lastRenderedPageBreak/>
              <w:t>expected to erupt again.</w:t>
            </w:r>
          </w:p>
        </w:tc>
        <w:tc>
          <w:tcPr>
            <w:tcW w:w="2370" w:type="dxa"/>
          </w:tcPr>
          <w:p w14:paraId="0B6A95D0" w14:textId="77777777" w:rsidR="00CE1DFE" w:rsidRPr="0070132E" w:rsidRDefault="00CE1DFE" w:rsidP="00CE1DFE">
            <w:r w:rsidRPr="0070132E">
              <w:lastRenderedPageBreak/>
              <w:t>An extinct volcano is a volcano which scientists consider unlikely to </w:t>
            </w:r>
            <w:r w:rsidRPr="0046364A">
              <w:t>erupt</w:t>
            </w:r>
            <w:r w:rsidRPr="0070132E">
              <w:t> again.</w:t>
            </w:r>
          </w:p>
        </w:tc>
        <w:tc>
          <w:tcPr>
            <w:tcW w:w="1793" w:type="dxa"/>
          </w:tcPr>
          <w:p w14:paraId="1302153F" w14:textId="77777777" w:rsidR="00CE1DFE" w:rsidRPr="0070132E" w:rsidRDefault="00CE1DFE" w:rsidP="00CE1DFE">
            <w:r w:rsidRPr="0070132E">
              <w:t xml:space="preserve">An extinct volcano is one that is considered to </w:t>
            </w:r>
            <w:r w:rsidRPr="0070132E">
              <w:lastRenderedPageBreak/>
              <w:t>have </w:t>
            </w:r>
            <w:r w:rsidRPr="0046364A">
              <w:t>no longer a magma supply</w:t>
            </w:r>
            <w:r w:rsidRPr="0070132E">
              <w:t> and is therefore </w:t>
            </w:r>
            <w:r w:rsidRPr="0046364A">
              <w:t>unlikely to ever erupt again</w:t>
            </w:r>
            <w:r w:rsidRPr="0070132E">
              <w:t>. </w:t>
            </w:r>
          </w:p>
        </w:tc>
        <w:tc>
          <w:tcPr>
            <w:tcW w:w="1605" w:type="dxa"/>
          </w:tcPr>
          <w:p w14:paraId="51F5CCB4" w14:textId="77777777" w:rsidR="00CE1DFE" w:rsidRDefault="00CE1DFE" w:rsidP="00CE1DFE">
            <w:r>
              <w:lastRenderedPageBreak/>
              <w:t>A</w:t>
            </w:r>
            <w:r w:rsidRPr="00793737">
              <w:t xml:space="preserve"> volcano that has not erupted in a very long time, </w:t>
            </w:r>
            <w:r w:rsidRPr="00793737">
              <w:lastRenderedPageBreak/>
              <w:t>typically over 10,000 years, and scientists believe it is not expected to erupt again</w:t>
            </w:r>
            <w:r>
              <w:t>.</w:t>
            </w:r>
          </w:p>
        </w:tc>
      </w:tr>
    </w:tbl>
    <w:p w14:paraId="22D64629" w14:textId="77777777" w:rsidR="00D02A4A" w:rsidRPr="002244B2" w:rsidRDefault="00D02A4A" w:rsidP="00D02A4A">
      <w:r>
        <w:lastRenderedPageBreak/>
        <w:t>Table 1. Shows the varied definitions of these terms in use. The Smithsonian Institution Global Volcanism Program (GVP, https://volcano.si.edu) uses its definitions to categorize volcanoes within the Volcanoes of the World database (“VOTW”; Andrews et al., 2025).  The Wikipedia definition was obtained by typing the term into the search bar and copying the first line of the destination webpage to explain the term (note that many Wikipedia pages contain multiple definitions). The AI overview is the first top result Google shows when you type the term into the Google taskbar. These searches were done on 27</w:t>
      </w:r>
      <w:r w:rsidRPr="008D5210">
        <w:rPr>
          <w:vertAlign w:val="superscript"/>
        </w:rPr>
        <w:t>th</w:t>
      </w:r>
      <w:r>
        <w:t xml:space="preserve"> Nov 2025.</w:t>
      </w:r>
    </w:p>
    <w:p w14:paraId="3B92E40C" w14:textId="77777777" w:rsidR="00CE1DFE" w:rsidRDefault="00CE1DFE" w:rsidP="001A2F9F"/>
    <w:p w14:paraId="28B77CCF" w14:textId="6C23FC4C" w:rsidR="001A2F9F" w:rsidRDefault="00BA616E" w:rsidP="001A2F9F">
      <w:r>
        <w:t>Geology d</w:t>
      </w:r>
      <w:r w:rsidR="00822A6A">
        <w:t xml:space="preserve">ictionaries and glossaries </w:t>
      </w:r>
      <w:r>
        <w:t>are</w:t>
      </w:r>
      <w:r w:rsidR="00CA72FA">
        <w:t xml:space="preserve"> designed </w:t>
      </w:r>
      <w:r w:rsidR="00BE0EE7">
        <w:t xml:space="preserve">to help </w:t>
      </w:r>
      <w:r w:rsidR="00CA72FA">
        <w:t>students and the public understand geological terms</w:t>
      </w:r>
      <w:r w:rsidR="00F139D4">
        <w:t xml:space="preserve">; </w:t>
      </w:r>
      <w:r w:rsidR="00822A6A">
        <w:t xml:space="preserve">for example, the Oxford </w:t>
      </w:r>
      <w:r w:rsidR="009175CC">
        <w:t>D</w:t>
      </w:r>
      <w:r w:rsidR="00822A6A">
        <w:t>ictionary of Geology and Earth Sciences (Allaby, 2013) and the Geological Society of London</w:t>
      </w:r>
      <w:r>
        <w:t xml:space="preserve"> </w:t>
      </w:r>
      <w:r w:rsidR="00F139D4">
        <w:t xml:space="preserve">glossary </w:t>
      </w:r>
      <w:r>
        <w:t>(</w:t>
      </w:r>
      <w:r>
        <w:rPr>
          <w:b/>
          <w:bCs/>
        </w:rPr>
        <w:t>REF</w:t>
      </w:r>
      <w:r>
        <w:t>)</w:t>
      </w:r>
      <w:r w:rsidR="00C33C27">
        <w:t>.</w:t>
      </w:r>
      <w:r w:rsidR="00822A6A">
        <w:t xml:space="preserve"> </w:t>
      </w:r>
      <w:r w:rsidR="0033213E">
        <w:t xml:space="preserve">These definitions may </w:t>
      </w:r>
      <w:r w:rsidR="00E21CAB">
        <w:t xml:space="preserve">appear </w:t>
      </w:r>
      <w:r w:rsidR="0033213E">
        <w:t xml:space="preserve">in </w:t>
      </w:r>
      <w:r w:rsidR="00E21CAB">
        <w:t>G</w:t>
      </w:r>
      <w:r w:rsidR="0033213E">
        <w:t>oogle search</w:t>
      </w:r>
      <w:r w:rsidR="00FC5F3A">
        <w:t xml:space="preserve"> results</w:t>
      </w:r>
      <w:r w:rsidR="00E21CAB">
        <w:t>,</w:t>
      </w:r>
      <w:r w:rsidR="00217D77">
        <w:t xml:space="preserve"> which are </w:t>
      </w:r>
      <w:r w:rsidR="00E21CAB">
        <w:t xml:space="preserve">influenced </w:t>
      </w:r>
      <w:r w:rsidR="00217D77">
        <w:t xml:space="preserve">by publicly </w:t>
      </w:r>
      <w:r w:rsidR="00FC5F3A">
        <w:t>managed</w:t>
      </w:r>
      <w:r w:rsidR="00217D77">
        <w:t xml:space="preserve"> websites such as Wikipedia</w:t>
      </w:r>
      <w:r w:rsidR="00D47290">
        <w:t xml:space="preserve"> and </w:t>
      </w:r>
      <w:r w:rsidR="00BE0EE7">
        <w:t xml:space="preserve">are </w:t>
      </w:r>
      <w:r w:rsidR="00D47290">
        <w:t>commonly used by science teachers</w:t>
      </w:r>
      <w:r w:rsidR="00580805">
        <w:t xml:space="preserve"> (</w:t>
      </w:r>
      <w:r w:rsidR="00580805" w:rsidRPr="00580805">
        <w:t>Lladós-Masllorens</w:t>
      </w:r>
      <w:r w:rsidR="00580805">
        <w:t xml:space="preserve"> et al., 2017)</w:t>
      </w:r>
      <w:r w:rsidR="00217D77">
        <w:t>.</w:t>
      </w:r>
      <w:r w:rsidR="001776DE">
        <w:t xml:space="preserve"> </w:t>
      </w:r>
      <w:r w:rsidR="00510C49">
        <w:t>In Table 1, w</w:t>
      </w:r>
      <w:r w:rsidR="001776DE">
        <w:t xml:space="preserve">e </w:t>
      </w:r>
      <w:r w:rsidR="00BE0EE7">
        <w:t>includ</w:t>
      </w:r>
      <w:r w:rsidR="001776DE">
        <w:t xml:space="preserve">e definitions from the internet </w:t>
      </w:r>
      <w:r w:rsidR="00D06C34">
        <w:t xml:space="preserve">using the Google search engine in December 2025 </w:t>
      </w:r>
      <w:r w:rsidR="001776DE">
        <w:t>to provide context</w:t>
      </w:r>
      <w:r w:rsidR="00580805">
        <w:t xml:space="preserve"> (Table 1)</w:t>
      </w:r>
      <w:r w:rsidR="00546875">
        <w:t xml:space="preserve">. </w:t>
      </w:r>
      <w:r w:rsidR="00677E18">
        <w:t>Th</w:t>
      </w:r>
      <w:r w:rsidR="00D11C34">
        <w:t>ese</w:t>
      </w:r>
      <w:r w:rsidR="00677E18">
        <w:t xml:space="preserve"> data </w:t>
      </w:r>
      <w:r w:rsidR="00D11C34">
        <w:t>are presented as an example of</w:t>
      </w:r>
      <w:r w:rsidR="00677E18">
        <w:t xml:space="preserve"> how the public, school</w:t>
      </w:r>
      <w:r w:rsidR="001A6BE3">
        <w:t>-</w:t>
      </w:r>
      <w:r w:rsidR="00677E18">
        <w:t>aged students</w:t>
      </w:r>
      <w:r w:rsidR="001A6BE3">
        <w:t>,</w:t>
      </w:r>
      <w:r w:rsidR="00677E18">
        <w:t xml:space="preserve"> or emergency managers may try to understand scientific words they </w:t>
      </w:r>
      <w:r w:rsidR="00576BC6">
        <w:t xml:space="preserve">are </w:t>
      </w:r>
      <w:r w:rsidR="00677E18">
        <w:t xml:space="preserve">unsure of. </w:t>
      </w:r>
      <w:r>
        <w:t>These</w:t>
      </w:r>
      <w:r w:rsidR="00822A6A">
        <w:t xml:space="preserve"> </w:t>
      </w:r>
      <w:r w:rsidR="00AB5D32">
        <w:t xml:space="preserve">internet </w:t>
      </w:r>
      <w:r w:rsidR="00C33C27">
        <w:t>sources are not</w:t>
      </w:r>
      <w:r>
        <w:t>, however,</w:t>
      </w:r>
      <w:r w:rsidR="00C33C27">
        <w:t xml:space="preserve"> referenced </w:t>
      </w:r>
      <w:r w:rsidR="00814F65">
        <w:t>in research articles by</w:t>
      </w:r>
      <w:r w:rsidR="00C33C27">
        <w:t xml:space="preserve"> volcano scientists </w:t>
      </w:r>
      <w:r w:rsidR="003F71F7">
        <w:t xml:space="preserve">and </w:t>
      </w:r>
      <w:r w:rsidR="00822A6A">
        <w:t xml:space="preserve">have </w:t>
      </w:r>
      <w:r w:rsidR="003F71F7">
        <w:t xml:space="preserve">neither </w:t>
      </w:r>
      <w:r w:rsidR="00822A6A">
        <w:t xml:space="preserve">the scientific rigor </w:t>
      </w:r>
      <w:r w:rsidR="00576BC6">
        <w:t>n</w:t>
      </w:r>
      <w:r w:rsidR="00822A6A">
        <w:t>or</w:t>
      </w:r>
      <w:r w:rsidR="00576BC6">
        <w:t xml:space="preserve"> the</w:t>
      </w:r>
      <w:r w:rsidR="00822A6A">
        <w:t xml:space="preserve"> reputation</w:t>
      </w:r>
      <w:r w:rsidR="003F71F7">
        <w:t xml:space="preserve"> to influence special</w:t>
      </w:r>
      <w:r w:rsidR="00BC135D">
        <w:t>i</w:t>
      </w:r>
      <w:r w:rsidR="003F71F7">
        <w:t>ty geological research science fields like volcanology</w:t>
      </w:r>
      <w:r w:rsidR="00D11C34">
        <w:t xml:space="preserve">, and in the case </w:t>
      </w:r>
      <w:r w:rsidR="000E1F09">
        <w:t xml:space="preserve">of </w:t>
      </w:r>
      <w:r w:rsidR="00D11C34">
        <w:t>the AI overview</w:t>
      </w:r>
      <w:r w:rsidR="000E1F09">
        <w:t>,</w:t>
      </w:r>
      <w:r w:rsidR="00D11C34">
        <w:t xml:space="preserve"> </w:t>
      </w:r>
      <w:r w:rsidR="00C65E5C">
        <w:t>these results are</w:t>
      </w:r>
      <w:r w:rsidR="00D11C34">
        <w:t xml:space="preserve"> a product of a tool with some legitimacy issues</w:t>
      </w:r>
      <w:r w:rsidR="00C65E5C">
        <w:t xml:space="preserve"> (</w:t>
      </w:r>
      <w:r w:rsidR="00C65E5C" w:rsidRPr="00C65E5C">
        <w:t>de Fine Licht</w:t>
      </w:r>
      <w:r w:rsidR="00C65E5C">
        <w:t xml:space="preserve"> et al., 2020)</w:t>
      </w:r>
      <w:r w:rsidR="003F71F7">
        <w:t>.</w:t>
      </w:r>
      <w:r w:rsidR="00822A6A">
        <w:t xml:space="preserve"> </w:t>
      </w:r>
      <w:r w:rsidR="00893401">
        <w:t xml:space="preserve">The </w:t>
      </w:r>
      <w:r w:rsidR="00D22ECA">
        <w:t>U</w:t>
      </w:r>
      <w:r w:rsidR="00893401">
        <w:t xml:space="preserve">nited </w:t>
      </w:r>
      <w:r w:rsidR="00D22ECA">
        <w:t>N</w:t>
      </w:r>
      <w:r w:rsidR="00893401">
        <w:t xml:space="preserve">ations </w:t>
      </w:r>
      <w:r w:rsidR="00D22ECA">
        <w:t>O</w:t>
      </w:r>
      <w:r w:rsidR="00C94047">
        <w:t xml:space="preserve">ffice for </w:t>
      </w:r>
      <w:r w:rsidR="00D22ECA">
        <w:t>D</w:t>
      </w:r>
      <w:r w:rsidR="00C94047">
        <w:t xml:space="preserve">isaster </w:t>
      </w:r>
      <w:r w:rsidR="00D22ECA">
        <w:t>R</w:t>
      </w:r>
      <w:r w:rsidR="00C94047">
        <w:t xml:space="preserve">isk </w:t>
      </w:r>
      <w:r w:rsidR="00D22ECA">
        <w:t>R</w:t>
      </w:r>
      <w:r w:rsidR="00C94047">
        <w:t>eduction do</w:t>
      </w:r>
      <w:r w:rsidR="00D22ECA">
        <w:t>es</w:t>
      </w:r>
      <w:r w:rsidR="00C94047">
        <w:t xml:space="preserve"> have</w:t>
      </w:r>
      <w:r w:rsidR="00BC135D">
        <w:t xml:space="preserve"> an</w:t>
      </w:r>
      <w:r w:rsidR="00C94047">
        <w:t xml:space="preserve"> </w:t>
      </w:r>
      <w:hyperlink r:id="rId12" w:history="1">
        <w:r w:rsidR="00C94047" w:rsidRPr="00C94047">
          <w:rPr>
            <w:rStyle w:val="Hyperlink"/>
          </w:rPr>
          <w:t>Open-ended Intergovernmental Expert Working Group on Indicators and Terminology (OIEWG)</w:t>
        </w:r>
      </w:hyperlink>
      <w:r w:rsidR="00930191">
        <w:t>;</w:t>
      </w:r>
      <w:r w:rsidR="00C94047">
        <w:t xml:space="preserve"> however, this group </w:t>
      </w:r>
      <w:r w:rsidR="00A358A4">
        <w:t>does</w:t>
      </w:r>
      <w:r w:rsidR="008537A0">
        <w:t xml:space="preserve"> </w:t>
      </w:r>
      <w:r w:rsidR="00A358A4">
        <w:t xml:space="preserve">not appear to </w:t>
      </w:r>
      <w:r w:rsidR="00930191">
        <w:t xml:space="preserve">address </w:t>
      </w:r>
      <w:r w:rsidR="00A358A4">
        <w:t>peril</w:t>
      </w:r>
      <w:r w:rsidR="00930191">
        <w:t>-</w:t>
      </w:r>
      <w:r w:rsidR="00A358A4">
        <w:t>specific terminology</w:t>
      </w:r>
      <w:r w:rsidR="00930191">
        <w:t>,</w:t>
      </w:r>
      <w:r w:rsidR="00A358A4">
        <w:t xml:space="preserve"> instead focusing on more general risk terminology. </w:t>
      </w:r>
      <w:r w:rsidR="001D65F5">
        <w:t>Many</w:t>
      </w:r>
      <w:r w:rsidR="001A2F9F">
        <w:t xml:space="preserve"> </w:t>
      </w:r>
      <w:r w:rsidR="003F71F7">
        <w:t xml:space="preserve">other </w:t>
      </w:r>
      <w:r w:rsidR="001A2F9F">
        <w:t xml:space="preserve">fields of science </w:t>
      </w:r>
      <w:r w:rsidR="001D65F5">
        <w:t xml:space="preserve">task </w:t>
      </w:r>
      <w:r w:rsidR="001A2F9F">
        <w:t xml:space="preserve">international associations </w:t>
      </w:r>
      <w:r w:rsidR="00B1333D">
        <w:t xml:space="preserve">with the </w:t>
      </w:r>
      <w:r w:rsidR="001A2F9F">
        <w:t>responsib</w:t>
      </w:r>
      <w:r w:rsidR="00B1333D">
        <w:t>ility</w:t>
      </w:r>
      <w:r w:rsidR="001A2F9F">
        <w:t xml:space="preserve"> for standardising terminology</w:t>
      </w:r>
      <w:r w:rsidR="00B1333D">
        <w:t>. F</w:t>
      </w:r>
      <w:r w:rsidR="001A2F9F">
        <w:t>or exampl</w:t>
      </w:r>
      <w:r w:rsidR="001A2F9F" w:rsidRPr="00CC5791">
        <w:t>e</w:t>
      </w:r>
      <w:r w:rsidR="001D65F5">
        <w:t>,</w:t>
      </w:r>
      <w:r w:rsidR="001A2F9F" w:rsidRPr="00CC5791">
        <w:t xml:space="preserve"> </w:t>
      </w:r>
      <w:r w:rsidR="00B1333D">
        <w:t xml:space="preserve">the </w:t>
      </w:r>
      <w:r w:rsidR="001A2F9F" w:rsidRPr="00CC5791">
        <w:t>International Union of Pure and Applied Chemistry (IUPAC) has two divisions dedicated to</w:t>
      </w:r>
      <w:r w:rsidR="001A2F9F">
        <w:t xml:space="preserve"> nomenclature and terminology, recommendations are published</w:t>
      </w:r>
      <w:r w:rsidR="00BC135D">
        <w:t xml:space="preserve"> </w:t>
      </w:r>
      <w:r w:rsidR="001A2F9F">
        <w:t xml:space="preserve">in their journal </w:t>
      </w:r>
      <w:hyperlink r:id="rId13" w:history="1">
        <w:r w:rsidR="001A2F9F" w:rsidRPr="00225B26">
          <w:rPr>
            <w:rStyle w:val="Hyperlink"/>
            <w:i/>
            <w:iCs/>
          </w:rPr>
          <w:t>Pure and Applied Chemistry</w:t>
        </w:r>
        <w:r w:rsidR="001A2F9F" w:rsidRPr="00225B26">
          <w:rPr>
            <w:rStyle w:val="Hyperlink"/>
          </w:rPr>
          <w:t> </w:t>
        </w:r>
      </w:hyperlink>
      <w:r w:rsidR="001A2F9F" w:rsidRPr="00225B26">
        <w:t>(</w:t>
      </w:r>
      <w:r w:rsidR="001A2F9F" w:rsidRPr="00225B26">
        <w:rPr>
          <w:i/>
          <w:iCs/>
        </w:rPr>
        <w:t>PAC</w:t>
      </w:r>
      <w:r w:rsidR="001A2F9F" w:rsidRPr="00225B26">
        <w:t>)</w:t>
      </w:r>
      <w:r w:rsidR="00B1333D">
        <w:t>,</w:t>
      </w:r>
      <w:r w:rsidR="001A2F9F" w:rsidRPr="00225B26">
        <w:t> </w:t>
      </w:r>
      <w:r w:rsidR="001A2F9F">
        <w:t>and t</w:t>
      </w:r>
      <w:r w:rsidR="001A2F9F" w:rsidRPr="002453B9">
        <w:t>hey also appear in the</w:t>
      </w:r>
      <w:hyperlink r:id="rId14" w:history="1">
        <w:r w:rsidR="001A2F9F" w:rsidRPr="002453B9">
          <w:rPr>
            <w:rStyle w:val="Hyperlink"/>
          </w:rPr>
          <w:t> </w:t>
        </w:r>
        <w:r w:rsidR="001A2F9F" w:rsidRPr="002453B9">
          <w:rPr>
            <w:rStyle w:val="Hyperlink"/>
            <w:i/>
            <w:iCs/>
          </w:rPr>
          <w:t>IUPAC Standards Online</w:t>
        </w:r>
      </w:hyperlink>
      <w:r w:rsidR="001A2F9F" w:rsidRPr="002453B9">
        <w:t> database</w:t>
      </w:r>
      <w:r w:rsidR="001A2F9F">
        <w:t xml:space="preserve">, and </w:t>
      </w:r>
      <w:r w:rsidR="00B1333D">
        <w:t xml:space="preserve">are </w:t>
      </w:r>
      <w:r w:rsidR="001A2F9F">
        <w:t>available in</w:t>
      </w:r>
      <w:r w:rsidR="001A2F9F" w:rsidRPr="000B6A07">
        <w:t> IUPAC </w:t>
      </w:r>
      <w:hyperlink r:id="rId15" w:history="1">
        <w:r w:rsidR="00BC135D" w:rsidRPr="000B6A07">
          <w:rPr>
            <w:rStyle w:val="Hyperlink"/>
          </w:rPr>
          <w:t>Colour</w:t>
        </w:r>
        <w:r w:rsidR="001A2F9F" w:rsidRPr="000B6A07">
          <w:rPr>
            <w:rStyle w:val="Hyperlink"/>
          </w:rPr>
          <w:t xml:space="preserve"> Books</w:t>
        </w:r>
      </w:hyperlink>
      <w:r w:rsidR="001A2F9F" w:rsidRPr="000B6A07">
        <w:t> or the </w:t>
      </w:r>
      <w:hyperlink r:id="rId16" w:history="1">
        <w:r w:rsidR="001A2F9F" w:rsidRPr="000B6A07">
          <w:rPr>
            <w:rStyle w:val="Hyperlink"/>
          </w:rPr>
          <w:t>Brief Guides to Nomenclature</w:t>
        </w:r>
      </w:hyperlink>
      <w:r w:rsidR="001A2F9F" w:rsidRPr="000B6A07">
        <w:t>.</w:t>
      </w:r>
      <w:r w:rsidR="00CF7B35">
        <w:t xml:space="preserve"> </w:t>
      </w:r>
    </w:p>
    <w:p w14:paraId="2F844951" w14:textId="77777777" w:rsidR="00400588" w:rsidRDefault="00400588" w:rsidP="00400588"/>
    <w:p w14:paraId="2E978C85" w14:textId="60ECBC65" w:rsidR="00851743" w:rsidRDefault="00A848A7">
      <w:r>
        <w:t>T</w:t>
      </w:r>
      <w:r w:rsidR="00851743">
        <w:t xml:space="preserve">erminology standardisation is critical in </w:t>
      </w:r>
      <w:r w:rsidR="00A9461E">
        <w:t xml:space="preserve">our current data management </w:t>
      </w:r>
      <w:r w:rsidR="003C40BF">
        <w:t>environment</w:t>
      </w:r>
      <w:r w:rsidR="00397FB7">
        <w:t>,</w:t>
      </w:r>
      <w:r w:rsidR="00845997">
        <w:t xml:space="preserve"> and attempts have been made</w:t>
      </w:r>
      <w:r w:rsidR="00AE61DD">
        <w:t xml:space="preserve"> to standardise terminology to facilitate database</w:t>
      </w:r>
      <w:r w:rsidR="003C40BF">
        <w:t xml:space="preserve"> organization</w:t>
      </w:r>
      <w:r w:rsidR="00BC135D">
        <w:t>. F</w:t>
      </w:r>
      <w:r w:rsidR="00AE61DD">
        <w:t>or example</w:t>
      </w:r>
      <w:r w:rsidR="003C40BF">
        <w:t>,</w:t>
      </w:r>
      <w:r w:rsidR="00AE61DD">
        <w:t xml:space="preserve"> </w:t>
      </w:r>
      <w:r w:rsidR="006B14EA">
        <w:t xml:space="preserve">a </w:t>
      </w:r>
      <w:r w:rsidR="00BC135D">
        <w:t>‘</w:t>
      </w:r>
      <w:r w:rsidR="006B14EA">
        <w:t>Digital Earth</w:t>
      </w:r>
      <w:r w:rsidR="00BC135D">
        <w:t>’</w:t>
      </w:r>
      <w:r w:rsidR="006B14EA">
        <w:t xml:space="preserve"> </w:t>
      </w:r>
      <w:r w:rsidR="0055679C">
        <w:t xml:space="preserve">relies on standardised </w:t>
      </w:r>
      <w:r w:rsidR="0055679C" w:rsidRPr="0055679C">
        <w:t>data discovery, interoperability, usability, and computation</w:t>
      </w:r>
      <w:r w:rsidR="008D425E">
        <w:t>.</w:t>
      </w:r>
      <w:r w:rsidR="000A574D">
        <w:t xml:space="preserve"> </w:t>
      </w:r>
      <w:r w:rsidR="008D425E">
        <w:t>A</w:t>
      </w:r>
      <w:r w:rsidR="000A574D">
        <w:t xml:space="preserve"> huge part of this </w:t>
      </w:r>
      <w:r w:rsidR="00384FAA">
        <w:t>terminology</w:t>
      </w:r>
      <w:r w:rsidR="003C40BF">
        <w:t>,</w:t>
      </w:r>
      <w:r w:rsidR="00384FAA">
        <w:t xml:space="preserve"> </w:t>
      </w:r>
      <w:r w:rsidR="007D5657">
        <w:t>e.g.</w:t>
      </w:r>
      <w:r w:rsidR="008D425E">
        <w:t>,</w:t>
      </w:r>
      <w:r w:rsidR="007D5657">
        <w:t xml:space="preserve"> </w:t>
      </w:r>
      <w:r w:rsidR="008D425E">
        <w:t>the</w:t>
      </w:r>
      <w:r w:rsidR="002370E0">
        <w:t xml:space="preserve"> </w:t>
      </w:r>
      <w:r w:rsidR="002370E0" w:rsidRPr="002370E0">
        <w:t xml:space="preserve">Global Change Master Directory (GCMD) set of keywords </w:t>
      </w:r>
      <w:r w:rsidR="000A574D">
        <w:t>(</w:t>
      </w:r>
      <w:r w:rsidR="006C7902">
        <w:t>Parsons et al. 2023</w:t>
      </w:r>
      <w:r w:rsidR="00384FAA">
        <w:t>)</w:t>
      </w:r>
      <w:r w:rsidR="008D425E">
        <w:t>,</w:t>
      </w:r>
      <w:r w:rsidR="006C7902">
        <w:t xml:space="preserve"> </w:t>
      </w:r>
      <w:r w:rsidR="00BC135D">
        <w:t xml:space="preserve">is </w:t>
      </w:r>
      <w:r w:rsidR="007D5657">
        <w:t>used by NASA and other organisations to find Earth Science data.</w:t>
      </w:r>
      <w:r w:rsidR="00FA1F40">
        <w:t xml:space="preserve"> However</w:t>
      </w:r>
      <w:r w:rsidR="001D65F5">
        <w:t>,</w:t>
      </w:r>
      <w:r w:rsidR="00FA1F40">
        <w:t xml:space="preserve"> these systems have experienced low adoption in the past due to </w:t>
      </w:r>
      <w:r w:rsidR="00F139D4">
        <w:t>keyword</w:t>
      </w:r>
      <w:r w:rsidR="008110D8">
        <w:t xml:space="preserve"> </w:t>
      </w:r>
      <w:commentRangeStart w:id="46"/>
      <w:r w:rsidR="00BC135D">
        <w:t>definitions</w:t>
      </w:r>
      <w:commentRangeEnd w:id="46"/>
      <w:r w:rsidR="00BA7831">
        <w:rPr>
          <w:rStyle w:val="CommentReference"/>
          <w:sz w:val="22"/>
          <w:szCs w:val="22"/>
        </w:rPr>
        <w:commentReference w:id="46"/>
      </w:r>
      <w:r w:rsidR="00FA5203">
        <w:t xml:space="preserve"> </w:t>
      </w:r>
      <w:r w:rsidR="00152C5D">
        <w:t>(</w:t>
      </w:r>
      <w:r w:rsidR="001D1845">
        <w:t>Strobl et al., 2024</w:t>
      </w:r>
      <w:r w:rsidR="00152C5D">
        <w:t>)</w:t>
      </w:r>
      <w:r w:rsidR="00FA5203">
        <w:t>.</w:t>
      </w:r>
      <w:r w:rsidR="00A25F85">
        <w:t xml:space="preserve"> </w:t>
      </w:r>
      <w:r w:rsidR="00970571">
        <w:t>Despite this</w:t>
      </w:r>
      <w:r w:rsidR="00D22ECA">
        <w:t>,</w:t>
      </w:r>
      <w:r w:rsidR="006D4556">
        <w:t xml:space="preserve"> the development of </w:t>
      </w:r>
      <w:r w:rsidR="00A25F85">
        <w:t>multilingual science thesauri (e.g. Albertoni et al., 2024)</w:t>
      </w:r>
      <w:r w:rsidR="00970571">
        <w:t xml:space="preserve"> continues</w:t>
      </w:r>
      <w:r w:rsidR="00B544A1">
        <w:t xml:space="preserve"> to </w:t>
      </w:r>
      <w:r w:rsidR="00B037F5">
        <w:t xml:space="preserve">be the basis </w:t>
      </w:r>
      <w:r w:rsidR="004A76DA">
        <w:t xml:space="preserve">for </w:t>
      </w:r>
      <w:r w:rsidR="00B037F5">
        <w:t>creating an</w:t>
      </w:r>
      <w:r w:rsidR="004A76DA">
        <w:t>d</w:t>
      </w:r>
      <w:r w:rsidR="00B037F5">
        <w:t xml:space="preserve"> accessing increasingly large databases</w:t>
      </w:r>
      <w:r w:rsidR="00DF76E9">
        <w:t>. Although such databases</w:t>
      </w:r>
      <w:r w:rsidR="008110D8">
        <w:t xml:space="preserve"> are </w:t>
      </w:r>
      <w:r w:rsidR="00A4301F">
        <w:t>favourable</w:t>
      </w:r>
      <w:r w:rsidR="00883F9B">
        <w:t>,</w:t>
      </w:r>
      <w:r w:rsidR="00DF76E9">
        <w:t xml:space="preserve"> </w:t>
      </w:r>
      <w:r w:rsidR="00A4301F">
        <w:t xml:space="preserve">it is important to be cautious when using them, because </w:t>
      </w:r>
      <w:r w:rsidR="0092227D">
        <w:t xml:space="preserve">keyword </w:t>
      </w:r>
      <w:r w:rsidR="007155BB">
        <w:t xml:space="preserve">terminology </w:t>
      </w:r>
      <w:r w:rsidR="00A4301F">
        <w:t xml:space="preserve">may be </w:t>
      </w:r>
      <w:r w:rsidR="0092227D">
        <w:t xml:space="preserve">interpreted differently </w:t>
      </w:r>
      <w:r w:rsidR="00A4301F">
        <w:t xml:space="preserve">by </w:t>
      </w:r>
      <w:r w:rsidR="0092227D">
        <w:t xml:space="preserve">individual scientists responsible for </w:t>
      </w:r>
      <w:r w:rsidR="004A76DA">
        <w:t>data creation and entry</w:t>
      </w:r>
      <w:r w:rsidR="0092227D">
        <w:t>.</w:t>
      </w:r>
      <w:r w:rsidR="000754AD">
        <w:t xml:space="preserve"> For </w:t>
      </w:r>
      <w:r w:rsidR="00D22ECA">
        <w:t>example,</w:t>
      </w:r>
      <w:r w:rsidR="000754AD">
        <w:t xml:space="preserve"> the number of </w:t>
      </w:r>
      <w:r w:rsidR="002A65CA" w:rsidRPr="002A65CA">
        <w:rPr>
          <w:i/>
        </w:rPr>
        <w:t>active</w:t>
      </w:r>
      <w:r w:rsidR="000754AD">
        <w:t xml:space="preserve"> global volcanoes can vary </w:t>
      </w:r>
      <w:r w:rsidR="009D2166">
        <w:t>across</w:t>
      </w:r>
      <w:r w:rsidR="000754AD">
        <w:t xml:space="preserve"> database</w:t>
      </w:r>
      <w:r w:rsidR="009D2166">
        <w:t>s</w:t>
      </w:r>
      <w:r w:rsidR="000754AD">
        <w:t xml:space="preserve"> </w:t>
      </w:r>
      <w:r w:rsidR="00BC135D">
        <w:t>(e.g.</w:t>
      </w:r>
      <w:r w:rsidR="009D2166">
        <w:t>,</w:t>
      </w:r>
      <w:r w:rsidR="00BC135D">
        <w:t xml:space="preserve"> </w:t>
      </w:r>
      <w:r w:rsidR="009D2166">
        <w:t xml:space="preserve">the </w:t>
      </w:r>
      <w:bookmarkStart w:id="47" w:name="OLE_LINK1"/>
      <w:r w:rsidR="000754AD" w:rsidRPr="000754AD">
        <w:t xml:space="preserve">NOAA </w:t>
      </w:r>
      <w:r w:rsidR="000754AD" w:rsidRPr="000754AD">
        <w:lastRenderedPageBreak/>
        <w:t>National Centers for Environmental Information</w:t>
      </w:r>
      <w:r w:rsidR="00BC135D">
        <w:t xml:space="preserve"> </w:t>
      </w:r>
      <w:bookmarkEnd w:id="47"/>
      <w:r w:rsidR="00BC135D">
        <w:t>and</w:t>
      </w:r>
      <w:r w:rsidR="00DC4944">
        <w:t xml:space="preserve"> </w:t>
      </w:r>
      <w:r w:rsidR="009D2166">
        <w:t xml:space="preserve">the </w:t>
      </w:r>
      <w:r w:rsidR="002A24F7">
        <w:t>Smithsonian GVP</w:t>
      </w:r>
      <w:r w:rsidR="00BC135D">
        <w:t>)</w:t>
      </w:r>
      <w:r w:rsidR="00BC1F07">
        <w:t xml:space="preserve">. </w:t>
      </w:r>
      <w:r w:rsidR="00BC1F07" w:rsidRPr="00BC1F07">
        <w:t xml:space="preserve"> To view the data </w:t>
      </w:r>
      <w:r w:rsidR="0071726C">
        <w:t>in</w:t>
      </w:r>
      <w:r w:rsidR="0071726C" w:rsidRPr="00BC1F07">
        <w:t xml:space="preserve"> </w:t>
      </w:r>
      <w:r w:rsidR="00BC1F07" w:rsidRPr="00BC1F07">
        <w:t xml:space="preserve">these databases, queries must be written in Structured Query Language (SQL) </w:t>
      </w:r>
      <w:r w:rsidR="0071726C">
        <w:t>to</w:t>
      </w:r>
      <w:r w:rsidR="00BC1F07" w:rsidRPr="00BC1F07">
        <w:t xml:space="preserve"> yield easy-to-read output tables (Chamberlin and Boyce </w:t>
      </w:r>
      <w:hyperlink r:id="rId21" w:anchor="ref-CR3" w:tooltip="Chamberlin DD, Boyce RF (1974) SEQUEL: a structured english query language. Proceedings of the 1974 ACM SIGFIDET Workshop on Data Description, Access and Control. Association for Computing Machinery 249–64" w:history="1">
        <w:r w:rsidR="00BC1F07" w:rsidRPr="00BC1F07">
          <w:rPr>
            <w:rStyle w:val="Hyperlink"/>
          </w:rPr>
          <w:t>1974</w:t>
        </w:r>
      </w:hyperlink>
      <w:r w:rsidR="00BC135D">
        <w:t>;</w:t>
      </w:r>
      <w:r w:rsidR="00D22ECA">
        <w:t xml:space="preserve"> </w:t>
      </w:r>
      <w:r w:rsidR="00D06C13">
        <w:t>Andrews et al., 2022)</w:t>
      </w:r>
      <w:r w:rsidR="00636F6F">
        <w:t xml:space="preserve">. </w:t>
      </w:r>
      <w:r w:rsidR="00636F6F" w:rsidRPr="00636F6F">
        <w:t xml:space="preserve">Repository indexing services (e.g., re3data.org and FAIRsharing.org) can </w:t>
      </w:r>
      <w:commentRangeStart w:id="48"/>
      <w:r w:rsidR="00636F6F" w:rsidRPr="00636F6F">
        <w:t>suggest</w:t>
      </w:r>
      <w:commentRangeEnd w:id="48"/>
      <w:r w:rsidR="005F38FE" w:rsidRPr="00636F6F">
        <w:rPr>
          <w:rStyle w:val="CommentReference"/>
          <w:sz w:val="22"/>
          <w:szCs w:val="22"/>
        </w:rPr>
        <w:commentReference w:id="48"/>
      </w:r>
      <w:del w:id="49" w:author="Danielle Charlton" w:date="2026-06-09T11:01:00Z" w16du:dateUtc="2026-06-08T23:01:00Z">
        <w:r w:rsidR="00636F6F" w:rsidRPr="00636F6F" w:rsidDel="005F38FE">
          <w:delText xml:space="preserve"> </w:delText>
        </w:r>
        <w:r w:rsidR="0071726C" w:rsidDel="005F38FE">
          <w:delText>.</w:delText>
        </w:r>
      </w:del>
      <w:r w:rsidR="0071726C">
        <w:t xml:space="preserve"> </w:t>
      </w:r>
      <w:r w:rsidR="00636F6F" w:rsidRPr="00636F6F">
        <w:t>appropriate discipline-specific terminology and standards</w:t>
      </w:r>
      <w:r w:rsidR="0071726C">
        <w:t>,</w:t>
      </w:r>
      <w:r w:rsidR="001C5C67">
        <w:t xml:space="preserve"> </w:t>
      </w:r>
      <w:r w:rsidR="0071726C">
        <w:t>enabling</w:t>
      </w:r>
      <w:r w:rsidR="00636F6F" w:rsidRPr="00636F6F">
        <w:t xml:space="preserve"> database </w:t>
      </w:r>
      <w:r w:rsidR="001C5C67">
        <w:t>user</w:t>
      </w:r>
      <w:r w:rsidR="001B5B2C">
        <w:t>s to more easily</w:t>
      </w:r>
      <w:r w:rsidR="001C5C67">
        <w:t xml:space="preserve"> </w:t>
      </w:r>
      <w:r w:rsidR="00636F6F" w:rsidRPr="00636F6F">
        <w:t>find and access data</w:t>
      </w:r>
      <w:r w:rsidR="00636F6F">
        <w:t xml:space="preserve"> (Andrews et al., 2022)</w:t>
      </w:r>
      <w:r w:rsidR="00BC135D">
        <w:t xml:space="preserve">. </w:t>
      </w:r>
    </w:p>
    <w:p w14:paraId="59BE92AA" w14:textId="1AF07105" w:rsidR="00BE1CE7" w:rsidRDefault="00F604EF">
      <w:r>
        <w:t xml:space="preserve">Some of the </w:t>
      </w:r>
      <w:r w:rsidR="004A76DA">
        <w:t xml:space="preserve">most </w:t>
      </w:r>
      <w:r>
        <w:t xml:space="preserve">common </w:t>
      </w:r>
      <w:r w:rsidR="00134A8F">
        <w:t>term</w:t>
      </w:r>
      <w:r w:rsidR="00A20268">
        <w:t>s</w:t>
      </w:r>
      <w:r>
        <w:t xml:space="preserve"> associated with volcanoes </w:t>
      </w:r>
      <w:r w:rsidR="00A20268">
        <w:t xml:space="preserve">found in </w:t>
      </w:r>
      <w:r w:rsidR="0048586E">
        <w:t xml:space="preserve">databases </w:t>
      </w:r>
      <w:del w:id="50" w:author="Danielle Charlton" w:date="2026-06-09T11:02:00Z" w16du:dateUtc="2026-06-08T23:02:00Z">
        <w:r w:rsidR="0048586E" w:rsidDel="005F38FE">
          <w:delText xml:space="preserve">and </w:delText>
        </w:r>
        <w:r w:rsidR="00655ED1" w:rsidDel="005F38FE">
          <w:delText xml:space="preserve">used to </w:delText>
        </w:r>
        <w:r w:rsidR="006D6563" w:rsidDel="005F38FE">
          <w:delText>guide life</w:delText>
        </w:r>
        <w:r w:rsidR="00655ED1" w:rsidDel="005F38FE">
          <w:delText>-</w:delText>
        </w:r>
        <w:r w:rsidR="006D6563" w:rsidDel="005F38FE">
          <w:delText xml:space="preserve">safety decisions </w:delText>
        </w:r>
      </w:del>
      <w:r w:rsidR="00BC135D">
        <w:t>convey the state of the volcano to the public in decreasing order of</w:t>
      </w:r>
      <w:r w:rsidR="00655ED1">
        <w:t xml:space="preserve"> potential</w:t>
      </w:r>
      <w:r w:rsidR="00BC135D">
        <w:t xml:space="preserve"> hazard: </w:t>
      </w:r>
      <w:r w:rsidR="007761DD" w:rsidRPr="007761DD">
        <w:rPr>
          <w:i/>
        </w:rPr>
        <w:t>erupting</w:t>
      </w:r>
      <w:ins w:id="51" w:author="Danielle Charlton" w:date="2026-06-09T11:02:00Z" w16du:dateUtc="2026-06-08T23:02:00Z">
        <w:r w:rsidR="008C110D">
          <w:rPr>
            <w:i/>
          </w:rPr>
          <w:t>,</w:t>
        </w:r>
      </w:ins>
      <w:r>
        <w:t xml:space="preserve"> </w:t>
      </w:r>
      <w:r w:rsidR="007761DD" w:rsidRPr="007761DD">
        <w:rPr>
          <w:i/>
        </w:rPr>
        <w:t>active</w:t>
      </w:r>
      <w:ins w:id="52" w:author="Danielle Charlton" w:date="2026-06-09T11:02:00Z" w16du:dateUtc="2026-06-08T23:02:00Z">
        <w:r w:rsidR="008C110D">
          <w:rPr>
            <w:i/>
          </w:rPr>
          <w:t>,</w:t>
        </w:r>
      </w:ins>
      <w:r>
        <w:t xml:space="preserve"> </w:t>
      </w:r>
      <w:r w:rsidR="007761DD" w:rsidRPr="007761DD">
        <w:rPr>
          <w:i/>
        </w:rPr>
        <w:t>dormant</w:t>
      </w:r>
      <w:ins w:id="53" w:author="Danielle Charlton" w:date="2026-06-09T11:02:00Z" w16du:dateUtc="2026-06-08T23:02:00Z">
        <w:r w:rsidR="008C110D">
          <w:rPr>
            <w:i/>
          </w:rPr>
          <w:t>,</w:t>
        </w:r>
      </w:ins>
      <w:r w:rsidR="00E355AE">
        <w:t xml:space="preserve"> or “</w:t>
      </w:r>
      <w:r w:rsidR="00C55FC1">
        <w:t>quiescent</w:t>
      </w:r>
      <w:r w:rsidR="00E355AE">
        <w:t>,</w:t>
      </w:r>
      <w:r w:rsidR="00F213A8">
        <w:t>”</w:t>
      </w:r>
      <w:r>
        <w:t xml:space="preserve"> and </w:t>
      </w:r>
      <w:r w:rsidR="007761DD" w:rsidRPr="007761DD">
        <w:rPr>
          <w:i/>
        </w:rPr>
        <w:t>extinct</w:t>
      </w:r>
      <w:r w:rsidR="00F171CC">
        <w:t xml:space="preserve">. </w:t>
      </w:r>
      <w:r w:rsidR="00D74ADA">
        <w:t xml:space="preserve">These </w:t>
      </w:r>
      <w:r w:rsidR="00BC135D">
        <w:t xml:space="preserve">terms </w:t>
      </w:r>
      <w:r w:rsidR="00D74ADA">
        <w:t>have</w:t>
      </w:r>
      <w:r w:rsidR="00E355AE">
        <w:t>,</w:t>
      </w:r>
      <w:r w:rsidR="00D74ADA">
        <w:t xml:space="preserve"> in part</w:t>
      </w:r>
      <w:r w:rsidR="00E355AE">
        <w:t>,</w:t>
      </w:r>
      <w:r w:rsidR="00D74ADA">
        <w:t xml:space="preserve"> been </w:t>
      </w:r>
      <w:r w:rsidR="00E355AE">
        <w:t>in use</w:t>
      </w:r>
      <w:r w:rsidR="00D74ADA">
        <w:t xml:space="preserve"> since Mercalli (1907)</w:t>
      </w:r>
      <w:r w:rsidR="00BB3732">
        <w:t>, who</w:t>
      </w:r>
      <w:r w:rsidR="00D74ADA">
        <w:t xml:space="preserve"> </w:t>
      </w:r>
      <w:r w:rsidR="00C55A14">
        <w:t>defi</w:t>
      </w:r>
      <w:r w:rsidR="0074347C">
        <w:t>n</w:t>
      </w:r>
      <w:r w:rsidR="00C55A14">
        <w:t xml:space="preserve">ed an </w:t>
      </w:r>
      <w:r w:rsidR="007761DD" w:rsidRPr="007761DD">
        <w:rPr>
          <w:i/>
        </w:rPr>
        <w:t>extinct</w:t>
      </w:r>
      <w:r w:rsidR="00C55A14">
        <w:t xml:space="preserve"> volcano as </w:t>
      </w:r>
      <w:r w:rsidR="00E355AE">
        <w:t>one</w:t>
      </w:r>
      <w:r w:rsidR="00C55A14">
        <w:t xml:space="preserve"> that </w:t>
      </w:r>
      <w:del w:id="54" w:author="Danielle Charlton" w:date="2026-06-09T11:03:00Z" w16du:dateUtc="2026-06-08T23:03:00Z">
        <w:r w:rsidR="00C55A14" w:rsidDel="008C294B">
          <w:delText xml:space="preserve">hasn’t </w:delText>
        </w:r>
      </w:del>
      <w:ins w:id="55" w:author="Danielle Charlton" w:date="2026-06-09T11:03:00Z" w16du:dateUtc="2026-06-08T23:03:00Z">
        <w:r w:rsidR="008C294B">
          <w:t>has</w:t>
        </w:r>
        <w:r w:rsidR="008C294B">
          <w:t xml:space="preserve"> not</w:t>
        </w:r>
        <w:r w:rsidR="008C294B">
          <w:t xml:space="preserve"> </w:t>
        </w:r>
      </w:ins>
      <w:r w:rsidR="00C55A14">
        <w:t>erupted in historical time</w:t>
      </w:r>
      <w:r w:rsidR="00F62223">
        <w:t xml:space="preserve">. Since </w:t>
      </w:r>
      <w:r w:rsidR="002A24F7">
        <w:t>that time</w:t>
      </w:r>
      <w:r w:rsidR="007E2BDD">
        <w:t>,</w:t>
      </w:r>
      <w:r w:rsidR="00F62223">
        <w:t xml:space="preserve"> </w:t>
      </w:r>
      <w:r w:rsidR="00DA7497">
        <w:t>the Smithsonian</w:t>
      </w:r>
      <w:r w:rsidR="0013687E">
        <w:t xml:space="preserve"> GVP has defined </w:t>
      </w:r>
      <w:r w:rsidR="002A65CA" w:rsidRPr="002A65CA">
        <w:rPr>
          <w:i/>
        </w:rPr>
        <w:t>active</w:t>
      </w:r>
      <w:r w:rsidR="0013687E">
        <w:t xml:space="preserve"> volcanoes as those </w:t>
      </w:r>
      <w:r w:rsidR="00E355AE">
        <w:t>considered</w:t>
      </w:r>
      <w:r w:rsidR="0013687E">
        <w:t xml:space="preserve"> to have </w:t>
      </w:r>
      <w:r w:rsidR="00E355AE">
        <w:t xml:space="preserve">erupted in the </w:t>
      </w:r>
      <w:r w:rsidR="0013687E">
        <w:t>Holocene. This</w:t>
      </w:r>
      <w:r w:rsidR="0034558D">
        <w:t xml:space="preserve"> has emer</w:t>
      </w:r>
      <w:r w:rsidR="00F20454">
        <w:t>g</w:t>
      </w:r>
      <w:r w:rsidR="0034558D">
        <w:t xml:space="preserve">ed as the most common </w:t>
      </w:r>
      <w:r w:rsidR="002B4439">
        <w:t xml:space="preserve">definition of </w:t>
      </w:r>
      <w:r w:rsidR="002A65CA" w:rsidRPr="002A65CA">
        <w:rPr>
          <w:i/>
        </w:rPr>
        <w:t>active</w:t>
      </w:r>
      <w:r w:rsidR="002B4439">
        <w:t xml:space="preserve"> volcano, although it should be noted</w:t>
      </w:r>
      <w:r w:rsidR="005F0E6A">
        <w:t xml:space="preserve"> that</w:t>
      </w:r>
      <w:r w:rsidR="007568EE">
        <w:t xml:space="preserve"> this may vary by country</w:t>
      </w:r>
      <w:r w:rsidR="005F0E6A">
        <w:t>;</w:t>
      </w:r>
      <w:r w:rsidR="00F94687">
        <w:t xml:space="preserve"> </w:t>
      </w:r>
      <w:r w:rsidR="0067539C">
        <w:t xml:space="preserve">for example, </w:t>
      </w:r>
      <w:r w:rsidR="001757BC" w:rsidRPr="001757BC">
        <w:t>the Japanese Meteorological Agency define</w:t>
      </w:r>
      <w:r w:rsidR="00052376">
        <w:t>d</w:t>
      </w:r>
      <w:r w:rsidR="001757BC" w:rsidRPr="001757BC">
        <w:t xml:space="preserve"> </w:t>
      </w:r>
      <w:r w:rsidR="002A65CA" w:rsidRPr="002A65CA">
        <w:rPr>
          <w:i/>
        </w:rPr>
        <w:t>active</w:t>
      </w:r>
      <w:r w:rsidR="001757BC" w:rsidRPr="001757BC">
        <w:t xml:space="preserve"> </w:t>
      </w:r>
      <w:r w:rsidR="0067539C">
        <w:t>as volcanoes that have erupted in the last 2000</w:t>
      </w:r>
      <w:r w:rsidR="00D22ECA">
        <w:t xml:space="preserve"> </w:t>
      </w:r>
      <w:r w:rsidR="0067539C">
        <w:t>y</w:t>
      </w:r>
      <w:r w:rsidR="005F0E6A">
        <w:t>ea</w:t>
      </w:r>
      <w:r w:rsidR="0067539C">
        <w:t xml:space="preserve">rs </w:t>
      </w:r>
      <w:r w:rsidR="001757BC" w:rsidRPr="001757BC">
        <w:t>(Aramaki 1991).</w:t>
      </w:r>
      <w:r w:rsidR="005E16F7">
        <w:t xml:space="preserve"> </w:t>
      </w:r>
      <w:r w:rsidR="006254B8" w:rsidRPr="0074347C">
        <w:t>Szak</w:t>
      </w:r>
      <w:r w:rsidR="006254B8">
        <w:t>a</w:t>
      </w:r>
      <w:r w:rsidR="006254B8" w:rsidRPr="0074347C">
        <w:t>cs</w:t>
      </w:r>
      <w:r w:rsidR="006254B8">
        <w:t xml:space="preserve"> (1994) suggests that the I</w:t>
      </w:r>
      <w:r w:rsidR="000C6C68">
        <w:t xml:space="preserve">nternational </w:t>
      </w:r>
      <w:r w:rsidR="006254B8">
        <w:t>A</w:t>
      </w:r>
      <w:r w:rsidR="000C6C68">
        <w:t xml:space="preserve">ssociation of </w:t>
      </w:r>
      <w:r w:rsidR="006254B8">
        <w:t>V</w:t>
      </w:r>
      <w:r w:rsidR="000C6C68">
        <w:t xml:space="preserve">olcanology </w:t>
      </w:r>
      <w:r w:rsidR="00D308ED">
        <w:t xml:space="preserve">and </w:t>
      </w:r>
      <w:r w:rsidR="002A135C">
        <w:t xml:space="preserve">Chemistry of </w:t>
      </w:r>
      <w:r w:rsidR="00D308ED">
        <w:t>the Earth</w:t>
      </w:r>
      <w:r w:rsidR="005F0E6A">
        <w:t>’s</w:t>
      </w:r>
      <w:r w:rsidR="00D308ED">
        <w:t xml:space="preserve"> </w:t>
      </w:r>
      <w:r w:rsidR="00E271BA">
        <w:t>I</w:t>
      </w:r>
      <w:r w:rsidR="00D308ED">
        <w:t>nterior (IAV</w:t>
      </w:r>
      <w:r w:rsidR="006254B8">
        <w:t>CEI</w:t>
      </w:r>
      <w:r w:rsidR="00D308ED">
        <w:t>)</w:t>
      </w:r>
      <w:r w:rsidR="006254B8">
        <w:t xml:space="preserve"> </w:t>
      </w:r>
      <w:r w:rsidR="00294F47">
        <w:t>should</w:t>
      </w:r>
      <w:r w:rsidR="006254B8">
        <w:t xml:space="preserve"> </w:t>
      </w:r>
      <w:r w:rsidR="00D01CEE">
        <w:t xml:space="preserve">define </w:t>
      </w:r>
      <w:r w:rsidR="006254B8">
        <w:t xml:space="preserve">the term </w:t>
      </w:r>
      <w:r w:rsidR="005F0E6A" w:rsidRPr="0046364A">
        <w:rPr>
          <w:i/>
          <w:iCs/>
        </w:rPr>
        <w:t>a</w:t>
      </w:r>
      <w:r w:rsidR="006254B8" w:rsidRPr="0046364A">
        <w:rPr>
          <w:i/>
          <w:iCs/>
        </w:rPr>
        <w:t>ctive</w:t>
      </w:r>
      <w:r w:rsidR="006254B8">
        <w:t xml:space="preserve"> </w:t>
      </w:r>
      <w:r w:rsidR="00D01CEE">
        <w:t xml:space="preserve">and </w:t>
      </w:r>
      <w:r w:rsidR="00294F47">
        <w:t>that</w:t>
      </w:r>
      <w:r w:rsidR="006254B8">
        <w:t xml:space="preserve"> potential time frames since </w:t>
      </w:r>
      <w:r w:rsidR="005F0E6A">
        <w:t>the</w:t>
      </w:r>
      <w:r w:rsidR="006254B8">
        <w:t xml:space="preserve"> last eruption </w:t>
      </w:r>
      <w:r w:rsidR="00D01CEE">
        <w:t>could be</w:t>
      </w:r>
      <w:r w:rsidR="006254B8">
        <w:t xml:space="preserve"> 2000, 5000</w:t>
      </w:r>
      <w:r w:rsidR="00330C4C">
        <w:t>, or 10,000</w:t>
      </w:r>
      <w:r w:rsidR="006254B8">
        <w:t xml:space="preserve"> years</w:t>
      </w:r>
      <w:r w:rsidR="00330C4C">
        <w:t>.</w:t>
      </w:r>
      <w:r w:rsidR="006254B8">
        <w:t xml:space="preserve"> </w:t>
      </w:r>
      <w:r w:rsidR="0006183A">
        <w:t xml:space="preserve">Since </w:t>
      </w:r>
      <w:r w:rsidR="00C62611">
        <w:t xml:space="preserve">Szakacs (1994), </w:t>
      </w:r>
      <w:r w:rsidR="00533BD1">
        <w:t xml:space="preserve">neither </w:t>
      </w:r>
      <w:r w:rsidR="00294F47">
        <w:t xml:space="preserve">the </w:t>
      </w:r>
      <w:r w:rsidR="00C62611">
        <w:t>Smithsonian, IAVCEI</w:t>
      </w:r>
      <w:r w:rsidR="00294F47">
        <w:t>,</w:t>
      </w:r>
      <w:r w:rsidR="00C62611">
        <w:t xml:space="preserve"> </w:t>
      </w:r>
      <w:r w:rsidR="008A2ECD">
        <w:t>n</w:t>
      </w:r>
      <w:r w:rsidR="00C62611">
        <w:t xml:space="preserve">or </w:t>
      </w:r>
      <w:r w:rsidR="00533BD1">
        <w:t xml:space="preserve">the </w:t>
      </w:r>
      <w:r w:rsidR="006E33EF">
        <w:t>Encyclopaedia</w:t>
      </w:r>
      <w:r w:rsidR="00533BD1">
        <w:t xml:space="preserve"> of Volcanoes </w:t>
      </w:r>
      <w:r w:rsidR="00294F47">
        <w:t xml:space="preserve">has </w:t>
      </w:r>
      <w:r w:rsidR="00533BD1">
        <w:t xml:space="preserve">offered </w:t>
      </w:r>
      <w:r w:rsidR="00294F47">
        <w:t xml:space="preserve">concrete </w:t>
      </w:r>
      <w:r w:rsidR="00533BD1">
        <w:t>definitions of these terms.</w:t>
      </w:r>
    </w:p>
    <w:p w14:paraId="484133E7" w14:textId="07E99A08" w:rsidR="00E9707A" w:rsidRDefault="00575F01">
      <w:r>
        <w:t xml:space="preserve">Since </w:t>
      </w:r>
      <w:r w:rsidRPr="0074347C">
        <w:t>Szak</w:t>
      </w:r>
      <w:r>
        <w:t>a</w:t>
      </w:r>
      <w:r w:rsidRPr="0074347C">
        <w:t>cs</w:t>
      </w:r>
      <w:r>
        <w:t xml:space="preserve"> (1994)</w:t>
      </w:r>
      <w:r w:rsidR="007E2BDD">
        <w:t>,</w:t>
      </w:r>
      <w:r>
        <w:t xml:space="preserve"> </w:t>
      </w:r>
      <w:r w:rsidR="006E426C">
        <w:t>other author</w:t>
      </w:r>
      <w:r w:rsidR="00BE1CE7">
        <w:t>s</w:t>
      </w:r>
      <w:r w:rsidR="006E426C">
        <w:t xml:space="preserve"> have </w:t>
      </w:r>
      <w:r w:rsidR="00BE1CE7">
        <w:t xml:space="preserve">continued </w:t>
      </w:r>
      <w:r w:rsidR="006E426C">
        <w:t xml:space="preserve">to provide more useful </w:t>
      </w:r>
      <w:r w:rsidR="00313B90">
        <w:t xml:space="preserve">numerical </w:t>
      </w:r>
      <w:r w:rsidR="006E426C">
        <w:t xml:space="preserve">measures </w:t>
      </w:r>
      <w:r w:rsidR="00FE5238">
        <w:t xml:space="preserve">on </w:t>
      </w:r>
      <w:r w:rsidR="0E8EFEB4">
        <w:t xml:space="preserve">a given volcano’s </w:t>
      </w:r>
      <w:r w:rsidR="00FE5238">
        <w:t xml:space="preserve">state by </w:t>
      </w:r>
      <w:r w:rsidR="26D08818">
        <w:t>considering</w:t>
      </w:r>
      <w:r w:rsidR="004F346E">
        <w:t xml:space="preserve"> both volcanic hazard and risk (</w:t>
      </w:r>
      <w:r w:rsidR="00F06D45" w:rsidRPr="003A7608">
        <w:t>Auker</w:t>
      </w:r>
      <w:r w:rsidR="00F06D45">
        <w:t xml:space="preserve"> et al., 2016; </w:t>
      </w:r>
      <w:r w:rsidR="004F346E">
        <w:t>Sca</w:t>
      </w:r>
      <w:r w:rsidR="00313B90">
        <w:t>n</w:t>
      </w:r>
      <w:r w:rsidR="004F346E">
        <w:t>done et al., 2016;</w:t>
      </w:r>
      <w:r w:rsidR="00956305">
        <w:t xml:space="preserve"> </w:t>
      </w:r>
      <w:r w:rsidR="00956305" w:rsidRPr="00956305">
        <w:t>Nieto-Torres</w:t>
      </w:r>
      <w:r w:rsidR="00956305">
        <w:t xml:space="preserve"> et al.,</w:t>
      </w:r>
      <w:r w:rsidR="00313B90">
        <w:t xml:space="preserve"> 2021; </w:t>
      </w:r>
      <w:r w:rsidR="00F02C65">
        <w:t>Giordano and Car</w:t>
      </w:r>
      <w:r w:rsidR="00A46623">
        <w:t>icchi, 2022</w:t>
      </w:r>
      <w:r w:rsidR="004F346E">
        <w:t>)</w:t>
      </w:r>
      <w:r w:rsidR="00DA5F08">
        <w:t>, or through statistical</w:t>
      </w:r>
      <w:r w:rsidR="004052D7">
        <w:t xml:space="preserve"> and probabilistic hazard</w:t>
      </w:r>
      <w:r w:rsidR="00DA5F08">
        <w:t xml:space="preserve"> approaches </w:t>
      </w:r>
      <w:r w:rsidR="00840C40">
        <w:t xml:space="preserve">that can help with forecasting </w:t>
      </w:r>
      <w:r w:rsidR="00D2076D">
        <w:t>(</w:t>
      </w:r>
      <w:r w:rsidR="00247AFC">
        <w:t>Connor et al.</w:t>
      </w:r>
      <w:r w:rsidR="00751830">
        <w:t>,</w:t>
      </w:r>
      <w:r w:rsidR="00247AFC">
        <w:t xml:space="preserve"> 2015;</w:t>
      </w:r>
      <w:r w:rsidR="004859DD">
        <w:t xml:space="preserve"> </w:t>
      </w:r>
      <w:r w:rsidR="00840C40">
        <w:t>Stirling et al.</w:t>
      </w:r>
      <w:r w:rsidR="00751830">
        <w:t>,</w:t>
      </w:r>
      <w:r w:rsidR="00840C40">
        <w:t xml:space="preserve"> 2017; </w:t>
      </w:r>
      <w:r w:rsidR="004859DD">
        <w:t>Poland and Anderson</w:t>
      </w:r>
      <w:r w:rsidR="00751830">
        <w:t>,</w:t>
      </w:r>
      <w:r w:rsidR="004859DD">
        <w:t xml:space="preserve"> 2020</w:t>
      </w:r>
      <w:r w:rsidR="00840C40">
        <w:t>; Bebbington et al., 2025</w:t>
      </w:r>
      <w:r w:rsidR="004859DD">
        <w:t>)</w:t>
      </w:r>
      <w:r w:rsidR="00840C40">
        <w:t>.</w:t>
      </w:r>
      <w:r w:rsidR="005E16F7">
        <w:t xml:space="preserve"> </w:t>
      </w:r>
      <w:r w:rsidR="00840C40">
        <w:t>However</w:t>
      </w:r>
      <w:r w:rsidR="0035501F">
        <w:t xml:space="preserve">, </w:t>
      </w:r>
      <w:r w:rsidR="006856BA">
        <w:t xml:space="preserve">many studies report </w:t>
      </w:r>
      <w:r w:rsidR="00191FB4">
        <w:t>problems with probability in science communication (</w:t>
      </w:r>
      <w:r w:rsidR="00960ECA">
        <w:t>Barclay et al. 2008;</w:t>
      </w:r>
      <w:r w:rsidR="00191FB4">
        <w:t xml:space="preserve"> Doyle et al., 2014; </w:t>
      </w:r>
      <w:r w:rsidR="00960ECA">
        <w:t>Thompson et al.,</w:t>
      </w:r>
      <w:r w:rsidR="00DB65BC">
        <w:t xml:space="preserve"> 2015</w:t>
      </w:r>
      <w:r w:rsidR="00191FB4">
        <w:t>)</w:t>
      </w:r>
      <w:r w:rsidR="009640CA">
        <w:t>,</w:t>
      </w:r>
      <w:r w:rsidR="00363E47">
        <w:t xml:space="preserve"> </w:t>
      </w:r>
      <w:r w:rsidR="00C90D4E">
        <w:t>and</w:t>
      </w:r>
      <w:r w:rsidR="005E16F7">
        <w:t xml:space="preserve"> t</w:t>
      </w:r>
      <w:r w:rsidR="00F22898">
        <w:t>he terms</w:t>
      </w:r>
      <w:r w:rsidR="00442B97">
        <w:t xml:space="preserve"> </w:t>
      </w:r>
      <w:r w:rsidR="007761DD" w:rsidRPr="007761DD">
        <w:rPr>
          <w:i/>
        </w:rPr>
        <w:t>erupting</w:t>
      </w:r>
      <w:r w:rsidR="00944BE3">
        <w:rPr>
          <w:i/>
        </w:rPr>
        <w:t>,</w:t>
      </w:r>
      <w:r w:rsidR="007A4EC6">
        <w:t xml:space="preserve"> </w:t>
      </w:r>
      <w:r w:rsidR="007761DD" w:rsidRPr="007761DD">
        <w:rPr>
          <w:i/>
        </w:rPr>
        <w:t>active</w:t>
      </w:r>
      <w:r w:rsidR="00944BE3">
        <w:rPr>
          <w:i/>
        </w:rPr>
        <w:t>,</w:t>
      </w:r>
      <w:r w:rsidR="007A4EC6">
        <w:t xml:space="preserve"> </w:t>
      </w:r>
      <w:r w:rsidR="007761DD" w:rsidRPr="007761DD">
        <w:rPr>
          <w:i/>
        </w:rPr>
        <w:t>dormant</w:t>
      </w:r>
      <w:r w:rsidR="00944BE3">
        <w:rPr>
          <w:i/>
        </w:rPr>
        <w:t>,</w:t>
      </w:r>
      <w:r w:rsidR="007A4EC6">
        <w:t xml:space="preserve"> and </w:t>
      </w:r>
      <w:r w:rsidR="007761DD" w:rsidRPr="007761DD">
        <w:rPr>
          <w:i/>
        </w:rPr>
        <w:t>extinct</w:t>
      </w:r>
      <w:r w:rsidR="007A4EC6">
        <w:t xml:space="preserve"> </w:t>
      </w:r>
      <w:r w:rsidR="00D74ADA">
        <w:t xml:space="preserve">are </w:t>
      </w:r>
      <w:r w:rsidR="007A4EC6">
        <w:t xml:space="preserve">already </w:t>
      </w:r>
      <w:r w:rsidR="00D74ADA">
        <w:t>ingrained in the social fabric</w:t>
      </w:r>
      <w:r w:rsidR="007F60E0">
        <w:t xml:space="preserve"> of volcano science</w:t>
      </w:r>
      <w:r w:rsidR="00046B04">
        <w:t xml:space="preserve"> (e.g.</w:t>
      </w:r>
      <w:r w:rsidR="009640CA">
        <w:t>,</w:t>
      </w:r>
      <w:r w:rsidR="00046B04">
        <w:t xml:space="preserve"> Table 1)</w:t>
      </w:r>
      <w:r w:rsidR="00FB740D">
        <w:t>.</w:t>
      </w:r>
      <w:r w:rsidR="00C713A2">
        <w:t xml:space="preserve"> </w:t>
      </w:r>
    </w:p>
    <w:p w14:paraId="395653A9" w14:textId="713E3384" w:rsidR="00C7727F" w:rsidRDefault="00F157DA" w:rsidP="00C7727F">
      <w:r>
        <w:t xml:space="preserve">As a first step towards </w:t>
      </w:r>
      <w:r w:rsidR="5AE09CE4">
        <w:t>unified</w:t>
      </w:r>
      <w:r>
        <w:t xml:space="preserve"> terminology and to provide evidence </w:t>
      </w:r>
      <w:r w:rsidR="00F6085A">
        <w:t>for the need to standardise these terms</w:t>
      </w:r>
      <w:r w:rsidR="7092EEE5">
        <w:t>,</w:t>
      </w:r>
      <w:r w:rsidR="00F6085A">
        <w:t xml:space="preserve"> as proposed by</w:t>
      </w:r>
      <w:r>
        <w:t xml:space="preserve"> </w:t>
      </w:r>
      <w:r w:rsidRPr="0074347C">
        <w:t>Szak</w:t>
      </w:r>
      <w:r>
        <w:t>a</w:t>
      </w:r>
      <w:r w:rsidRPr="0074347C">
        <w:t>cs</w:t>
      </w:r>
      <w:r>
        <w:t xml:space="preserve"> (1994)</w:t>
      </w:r>
      <w:r w:rsidR="00F6085A">
        <w:t>, t</w:t>
      </w:r>
      <w:r w:rsidR="008E20BE">
        <w:t>his paper a</w:t>
      </w:r>
      <w:r w:rsidR="00C7727F">
        <w:t>im</w:t>
      </w:r>
      <w:r w:rsidR="002E2433">
        <w:t>s</w:t>
      </w:r>
      <w:r w:rsidR="00C7727F">
        <w:t xml:space="preserve"> to (1) </w:t>
      </w:r>
      <w:r w:rsidR="0A2EA100">
        <w:t>e</w:t>
      </w:r>
      <w:r w:rsidR="00C7727F">
        <w:t>xplore how volcanologists define</w:t>
      </w:r>
      <w:r w:rsidR="00E86B52">
        <w:t xml:space="preserve"> </w:t>
      </w:r>
      <w:r w:rsidR="00C7727F" w:rsidRPr="0046364A">
        <w:rPr>
          <w:i/>
          <w:iCs/>
        </w:rPr>
        <w:t>erupting</w:t>
      </w:r>
      <w:r w:rsidR="3BDD0A0B">
        <w:t>,</w:t>
      </w:r>
      <w:r w:rsidR="00C7727F">
        <w:t xml:space="preserve"> </w:t>
      </w:r>
      <w:r w:rsidR="007761DD" w:rsidRPr="007761DD">
        <w:rPr>
          <w:i/>
        </w:rPr>
        <w:t>active</w:t>
      </w:r>
      <w:r w:rsidR="00944BE3">
        <w:rPr>
          <w:i/>
        </w:rPr>
        <w:t>,</w:t>
      </w:r>
      <w:r w:rsidR="00C7727F">
        <w:t xml:space="preserve"> </w:t>
      </w:r>
      <w:r w:rsidR="007761DD" w:rsidRPr="007761DD">
        <w:rPr>
          <w:i/>
        </w:rPr>
        <w:t>dormant</w:t>
      </w:r>
      <w:r w:rsidR="00944BE3">
        <w:rPr>
          <w:i/>
        </w:rPr>
        <w:t>,</w:t>
      </w:r>
      <w:r w:rsidR="00C7727F">
        <w:t xml:space="preserve"> and </w:t>
      </w:r>
      <w:r w:rsidR="007761DD" w:rsidRPr="007761DD">
        <w:rPr>
          <w:i/>
        </w:rPr>
        <w:t>extinct</w:t>
      </w:r>
      <w:r w:rsidR="00C7727F">
        <w:t xml:space="preserve"> volcanoes</w:t>
      </w:r>
      <w:r w:rsidR="7191D7F5">
        <w:t>;</w:t>
      </w:r>
      <w:r w:rsidR="002E2433">
        <w:t xml:space="preserve"> </w:t>
      </w:r>
      <w:r w:rsidR="00C7727F">
        <w:t xml:space="preserve">(2) </w:t>
      </w:r>
      <w:r w:rsidR="4F1D966F">
        <w:t>c</w:t>
      </w:r>
      <w:r w:rsidR="00C7727F">
        <w:t>o</w:t>
      </w:r>
      <w:r w:rsidR="00B52BA0">
        <w:t>mpare and co</w:t>
      </w:r>
      <w:r w:rsidR="00C7727F">
        <w:t xml:space="preserve">ntrast </w:t>
      </w:r>
      <w:r w:rsidR="00D22ECA">
        <w:t>volcanologists’</w:t>
      </w:r>
      <w:r w:rsidR="00C7727F">
        <w:t xml:space="preserve"> </w:t>
      </w:r>
      <w:r w:rsidR="007E2BDD">
        <w:t>definitions</w:t>
      </w:r>
      <w:r w:rsidR="00C7727F">
        <w:t xml:space="preserve"> with accepted </w:t>
      </w:r>
      <w:r w:rsidR="009B29C3">
        <w:t xml:space="preserve">GVP </w:t>
      </w:r>
      <w:r w:rsidR="00C7727F">
        <w:t>definitions</w:t>
      </w:r>
      <w:r w:rsidR="15133DA5">
        <w:t>;</w:t>
      </w:r>
      <w:r w:rsidR="002E2433">
        <w:t xml:space="preserve"> </w:t>
      </w:r>
      <w:r w:rsidR="00C7727F">
        <w:t xml:space="preserve">(3) </w:t>
      </w:r>
      <w:r w:rsidR="238A60C2">
        <w:t>s</w:t>
      </w:r>
      <w:r w:rsidR="009F3AC9">
        <w:t xml:space="preserve">urvey </w:t>
      </w:r>
      <w:r w:rsidR="0025166C">
        <w:t xml:space="preserve">the perceived </w:t>
      </w:r>
      <w:r w:rsidR="00B733D6">
        <w:t xml:space="preserve">clarity and </w:t>
      </w:r>
      <w:r w:rsidR="0025166C">
        <w:t>usefulness</w:t>
      </w:r>
      <w:r w:rsidR="00B733D6">
        <w:t xml:space="preserve"> of the terms</w:t>
      </w:r>
      <w:r w:rsidR="3715E0DB">
        <w:t>;</w:t>
      </w:r>
      <w:r w:rsidR="0025166C">
        <w:t xml:space="preserve"> </w:t>
      </w:r>
      <w:r w:rsidR="34188D3B">
        <w:t xml:space="preserve">and </w:t>
      </w:r>
      <w:r w:rsidR="008A0FB7">
        <w:t xml:space="preserve">(4) </w:t>
      </w:r>
      <w:r w:rsidR="6600B23D">
        <w:t>p</w:t>
      </w:r>
      <w:r w:rsidR="00C7727F">
        <w:t xml:space="preserve">ropose themes </w:t>
      </w:r>
      <w:r w:rsidR="00B52BA0">
        <w:t xml:space="preserve">suggested by the volcanological community </w:t>
      </w:r>
      <w:r w:rsidR="00C7727F">
        <w:t xml:space="preserve">that can be used to improve volcano </w:t>
      </w:r>
      <w:r w:rsidR="00B26836">
        <w:t>definitions</w:t>
      </w:r>
      <w:r w:rsidR="001351B0">
        <w:t xml:space="preserve">. We also </w:t>
      </w:r>
      <w:r w:rsidR="29E47002">
        <w:t>aim</w:t>
      </w:r>
      <w:r w:rsidR="001351B0">
        <w:t xml:space="preserve"> to explore how </w:t>
      </w:r>
      <w:r w:rsidR="00641668">
        <w:t>participants'</w:t>
      </w:r>
      <w:r w:rsidR="00AA7904" w:rsidRPr="00AA7904">
        <w:t xml:space="preserve"> self-identification as</w:t>
      </w:r>
      <w:r w:rsidR="00860D02">
        <w:t xml:space="preserve"> different types of</w:t>
      </w:r>
      <w:r w:rsidR="00AA7904" w:rsidRPr="00AA7904">
        <w:t xml:space="preserve"> volcanologists might influence their definitions and </w:t>
      </w:r>
      <w:r w:rsidR="00641668">
        <w:t>the</w:t>
      </w:r>
      <w:r w:rsidR="00AA7904" w:rsidRPr="00AA7904">
        <w:t xml:space="preserve"> timeframe they consider when defining volcano terms.</w:t>
      </w:r>
      <w:r w:rsidR="001351B0" w:rsidRPr="000D6881">
        <w:t xml:space="preserve"> </w:t>
      </w:r>
    </w:p>
    <w:p w14:paraId="628F505F" w14:textId="77777777" w:rsidR="00916CE4" w:rsidRDefault="00916CE4">
      <w:pPr>
        <w:rPr>
          <w:b/>
          <w:bCs/>
        </w:rPr>
      </w:pPr>
    </w:p>
    <w:p w14:paraId="4A10CEA8" w14:textId="3246D612" w:rsidR="007C6A90" w:rsidRDefault="00764EE4">
      <w:pPr>
        <w:rPr>
          <w:b/>
          <w:bCs/>
        </w:rPr>
      </w:pPr>
      <w:r w:rsidRPr="008A0FB7">
        <w:rPr>
          <w:b/>
          <w:bCs/>
        </w:rPr>
        <w:t>Methods</w:t>
      </w:r>
    </w:p>
    <w:p w14:paraId="6581E4D1" w14:textId="075360F9" w:rsidR="00A81634" w:rsidRDefault="007E2BDD">
      <w:r>
        <w:t>To address the aims, an online</w:t>
      </w:r>
      <w:r w:rsidR="004F0D2F">
        <w:t xml:space="preserve"> survey </w:t>
      </w:r>
      <w:r w:rsidR="005B4975">
        <w:t xml:space="preserve">with </w:t>
      </w:r>
      <w:r>
        <w:t>open-ended</w:t>
      </w:r>
      <w:r w:rsidR="005B4975">
        <w:t xml:space="preserve"> questions </w:t>
      </w:r>
      <w:r w:rsidR="004F0D2F">
        <w:t>was developed</w:t>
      </w:r>
      <w:r>
        <w:t xml:space="preserve"> and </w:t>
      </w:r>
      <w:r w:rsidR="006374E6">
        <w:t>administer</w:t>
      </w:r>
      <w:r>
        <w:t>ed to solicit feedback from the volcano science community</w:t>
      </w:r>
      <w:r w:rsidR="00E01614">
        <w:t xml:space="preserve">. </w:t>
      </w:r>
      <w:r w:rsidR="005B4975">
        <w:t xml:space="preserve">The survey was approved through the </w:t>
      </w:r>
      <w:r w:rsidR="004B6D7F">
        <w:t>U</w:t>
      </w:r>
      <w:r w:rsidR="005B4975">
        <w:t xml:space="preserve">niversity of Canterbury Human </w:t>
      </w:r>
      <w:r w:rsidR="004F5C44">
        <w:t>E</w:t>
      </w:r>
      <w:r w:rsidR="005B4975">
        <w:t xml:space="preserve">thics </w:t>
      </w:r>
      <w:r w:rsidR="004F5C44">
        <w:t>C</w:t>
      </w:r>
      <w:r w:rsidR="005B4975">
        <w:t>ommittee</w:t>
      </w:r>
      <w:ins w:id="56" w:author="Danielle Charlton" w:date="2026-06-09T11:06:00Z" w16du:dateUtc="2026-06-08T23:06:00Z">
        <w:r w:rsidR="00CF0439">
          <w:t xml:space="preserve"> (ref number?)</w:t>
        </w:r>
      </w:ins>
      <w:r w:rsidR="00A81634">
        <w:t xml:space="preserve">. The intended audience for the survey was </w:t>
      </w:r>
      <w:ins w:id="57" w:author="Danielle Charlton" w:date="2026-06-09T11:06:00Z" w16du:dateUtc="2026-06-08T23:06:00Z">
        <w:r w:rsidR="002F1FA7">
          <w:t xml:space="preserve">international </w:t>
        </w:r>
      </w:ins>
      <w:r w:rsidR="00A81634">
        <w:t>volcanologists, communicators, and emergency man</w:t>
      </w:r>
      <w:r w:rsidR="000510BF">
        <w:t>a</w:t>
      </w:r>
      <w:r w:rsidR="00A81634">
        <w:t xml:space="preserve">gers </w:t>
      </w:r>
      <w:r w:rsidR="006374E6">
        <w:t>who</w:t>
      </w:r>
      <w:r w:rsidR="00A81634">
        <w:t xml:space="preserve"> manage volcanic hazard and risk. </w:t>
      </w:r>
      <w:r w:rsidR="006374E6">
        <w:t>For</w:t>
      </w:r>
      <w:r w:rsidR="00A81634">
        <w:t xml:space="preserve"> participant sampling, the survey was </w:t>
      </w:r>
      <w:r w:rsidR="007A4A3C">
        <w:t xml:space="preserve">distributed </w:t>
      </w:r>
      <w:r w:rsidR="00F718ED">
        <w:t xml:space="preserve">via the </w:t>
      </w:r>
      <w:commentRangeStart w:id="58"/>
      <w:r w:rsidR="00A81634">
        <w:t>V</w:t>
      </w:r>
      <w:r w:rsidR="00F718ED">
        <w:t>olcano</w:t>
      </w:r>
      <w:r w:rsidR="00A81634">
        <w:t xml:space="preserve"> L</w:t>
      </w:r>
      <w:r w:rsidR="00F718ED">
        <w:t xml:space="preserve">istserv </w:t>
      </w:r>
      <w:commentRangeEnd w:id="58"/>
      <w:r w:rsidR="002F1FA7">
        <w:rPr>
          <w:rStyle w:val="CommentReference"/>
          <w:sz w:val="22"/>
          <w:szCs w:val="22"/>
        </w:rPr>
        <w:commentReference w:id="58"/>
      </w:r>
      <w:r w:rsidR="00A81634">
        <w:t xml:space="preserve">(a global email distribution list) </w:t>
      </w:r>
      <w:r w:rsidR="00F718ED">
        <w:t xml:space="preserve">and </w:t>
      </w:r>
      <w:r w:rsidR="006374E6">
        <w:t>as</w:t>
      </w:r>
      <w:r w:rsidR="00F718ED">
        <w:t xml:space="preserve"> </w:t>
      </w:r>
      <w:r w:rsidR="006374E6">
        <w:t xml:space="preserve">a </w:t>
      </w:r>
      <w:r w:rsidR="00F718ED">
        <w:t xml:space="preserve">QR code </w:t>
      </w:r>
      <w:r w:rsidR="00865B29">
        <w:t xml:space="preserve">on a research poster </w:t>
      </w:r>
      <w:r w:rsidR="00F718ED">
        <w:t xml:space="preserve">at the IAVCEI </w:t>
      </w:r>
      <w:r w:rsidR="00D22ECA">
        <w:t>G</w:t>
      </w:r>
      <w:r w:rsidR="00F718ED">
        <w:t xml:space="preserve">eneral </w:t>
      </w:r>
      <w:r w:rsidR="00D22ECA">
        <w:t>A</w:t>
      </w:r>
      <w:r w:rsidR="00F718ED">
        <w:t>ssembly in Geneva</w:t>
      </w:r>
      <w:r w:rsidR="00865B29">
        <w:t xml:space="preserve"> </w:t>
      </w:r>
      <w:r w:rsidR="00A81634">
        <w:t>(June 2025)</w:t>
      </w:r>
      <w:r w:rsidR="004F5C44">
        <w:t>.</w:t>
      </w:r>
      <w:r w:rsidR="000510BF">
        <w:t xml:space="preserve"> </w:t>
      </w:r>
      <w:r w:rsidR="00DA7AA7">
        <w:t>Additionally, the authors used</w:t>
      </w:r>
      <w:ins w:id="59" w:author="Danielle Charlton" w:date="2026-06-09T11:07:00Z" w16du:dateUtc="2026-06-08T23:07:00Z">
        <w:r w:rsidR="002F1FA7">
          <w:t xml:space="preserve"> snowball sampling and</w:t>
        </w:r>
      </w:ins>
      <w:r w:rsidR="00DA7AA7">
        <w:t xml:space="preserve"> their own networks to distribute the </w:t>
      </w:r>
      <w:r w:rsidR="001E0F4E">
        <w:t xml:space="preserve">survey link via email to individuals with </w:t>
      </w:r>
      <w:r w:rsidR="002A36F6">
        <w:t>specific knowledge or expertise, or experience in dealing with volcanic hazards.</w:t>
      </w:r>
    </w:p>
    <w:p w14:paraId="68358963" w14:textId="17FC8959" w:rsidR="002E2C70" w:rsidRDefault="00627494">
      <w:r>
        <w:lastRenderedPageBreak/>
        <w:t xml:space="preserve">We </w:t>
      </w:r>
      <w:r w:rsidR="00A81634">
        <w:t>explored both</w:t>
      </w:r>
      <w:r>
        <w:t xml:space="preserve"> qualitative and </w:t>
      </w:r>
      <w:r w:rsidR="00211EF7">
        <w:t xml:space="preserve">quantitative </w:t>
      </w:r>
      <w:r w:rsidR="00A81634">
        <w:t xml:space="preserve">data </w:t>
      </w:r>
      <w:r w:rsidR="00211EF7">
        <w:t xml:space="preserve">on </w:t>
      </w:r>
      <w:r w:rsidR="00A81634">
        <w:t>common</w:t>
      </w:r>
      <w:r w:rsidR="004A2DA2">
        <w:t xml:space="preserve"> definition</w:t>
      </w:r>
      <w:r w:rsidR="00A81634">
        <w:t>s</w:t>
      </w:r>
      <w:r w:rsidR="006374E6">
        <w:t>,</w:t>
      </w:r>
      <w:r w:rsidR="00D10267">
        <w:t xml:space="preserve"> </w:t>
      </w:r>
      <w:r w:rsidR="006374E6">
        <w:t>focusing</w:t>
      </w:r>
      <w:r w:rsidR="00D10267">
        <w:t xml:space="preserve"> on </w:t>
      </w:r>
      <w:r w:rsidR="006374E6">
        <w:t xml:space="preserve">the </w:t>
      </w:r>
      <w:r w:rsidR="00D10267">
        <w:t>timescales of terms and their perceived usefulness</w:t>
      </w:r>
      <w:r w:rsidR="006F3EC6">
        <w:t xml:space="preserve">, as well as themes that could guide </w:t>
      </w:r>
      <w:r w:rsidR="001535CC">
        <w:t>future workshops on the standardisation of these terms.</w:t>
      </w:r>
      <w:r w:rsidR="008B3541">
        <w:t xml:space="preserve"> We did not ask </w:t>
      </w:r>
      <w:r w:rsidR="005F6147">
        <w:t>demographic questions such as gender, age</w:t>
      </w:r>
      <w:r w:rsidR="006374E6">
        <w:t>,</w:t>
      </w:r>
      <w:r w:rsidR="005F6147">
        <w:t xml:space="preserve"> or country of origin as these </w:t>
      </w:r>
      <w:r w:rsidR="00A81634">
        <w:t xml:space="preserve">did not </w:t>
      </w:r>
      <w:r w:rsidR="005F6147">
        <w:t>relate to our research aims.</w:t>
      </w:r>
      <w:r w:rsidR="00D21C39">
        <w:t xml:space="preserve"> However</w:t>
      </w:r>
      <w:r w:rsidR="00AF52F5">
        <w:t>,</w:t>
      </w:r>
      <w:r w:rsidR="00D21C39">
        <w:t xml:space="preserve"> we </w:t>
      </w:r>
      <w:r w:rsidR="006374E6">
        <w:t>asked</w:t>
      </w:r>
      <w:r w:rsidR="00D21C39">
        <w:t xml:space="preserve"> </w:t>
      </w:r>
      <w:r w:rsidR="00FA3B2F">
        <w:t>respondents</w:t>
      </w:r>
      <w:r w:rsidR="00D21C39">
        <w:t xml:space="preserve"> about their field of expertise, as </w:t>
      </w:r>
      <w:r w:rsidR="009B29C3">
        <w:t>we</w:t>
      </w:r>
      <w:r w:rsidR="00D21C39">
        <w:t xml:space="preserve"> hypothesized that this m</w:t>
      </w:r>
      <w:r w:rsidR="006374E6">
        <w:t>ight</w:t>
      </w:r>
      <w:r w:rsidR="00D21C39">
        <w:t xml:space="preserve"> influence their</w:t>
      </w:r>
      <w:r w:rsidR="00FA3B2F">
        <w:t xml:space="preserve"> use and understanding of the terms.</w:t>
      </w:r>
      <w:r w:rsidR="00292493">
        <w:t xml:space="preserve"> Thematic inductive coding was conducted on answers </w:t>
      </w:r>
      <w:r w:rsidR="006374E6">
        <w:t>that</w:t>
      </w:r>
      <w:r w:rsidR="00292493">
        <w:t xml:space="preserve"> asked participants to explain their answer</w:t>
      </w:r>
      <w:r w:rsidR="006374E6">
        <w:t>s</w:t>
      </w:r>
      <w:r w:rsidR="00292493">
        <w:t xml:space="preserve">. </w:t>
      </w:r>
    </w:p>
    <w:p w14:paraId="44EABACB" w14:textId="01CBA811" w:rsidR="003D1FF4" w:rsidRDefault="003D1FF4" w:rsidP="003D1FF4">
      <w:r>
        <w:t>The</w:t>
      </w:r>
      <w:r w:rsidR="00A81634">
        <w:t xml:space="preserve"> survey</w:t>
      </w:r>
      <w:r>
        <w:t xml:space="preserve"> questions were</w:t>
      </w:r>
      <w:r w:rsidR="00A81634">
        <w:t>:</w:t>
      </w:r>
    </w:p>
    <w:p w14:paraId="7C0CD795" w14:textId="4376DA72" w:rsidR="003D1FF4" w:rsidRDefault="003D1FF4" w:rsidP="00C90580">
      <w:pPr>
        <w:pStyle w:val="ListParagraph"/>
        <w:numPr>
          <w:ilvl w:val="0"/>
          <w:numId w:val="4"/>
        </w:numPr>
      </w:pPr>
      <w:r w:rsidRPr="002C40AD">
        <w:t>My expertise is</w:t>
      </w:r>
      <w:r w:rsidR="00E94329">
        <w:t xml:space="preserve"> physical </w:t>
      </w:r>
      <w:r w:rsidR="000467EE">
        <w:t xml:space="preserve">volcanology, chemical volcanology, volcano monitoring, volcano hazard </w:t>
      </w:r>
      <w:r w:rsidR="00A157AF">
        <w:t xml:space="preserve">or risk </w:t>
      </w:r>
      <w:r w:rsidR="000467EE">
        <w:t xml:space="preserve">management, other </w:t>
      </w:r>
      <w:r w:rsidRPr="002C40AD">
        <w:t>............ tick one or more boxes</w:t>
      </w:r>
      <w:r w:rsidR="00C22498">
        <w:t xml:space="preserve">, </w:t>
      </w:r>
      <w:r w:rsidR="008A4A37" w:rsidRPr="0046364A">
        <w:rPr>
          <w:i/>
          <w:iCs/>
        </w:rPr>
        <w:t xml:space="preserve">chemical volcanology, physical volcanology, volcano monitoring, volcanic hazard or risk management, </w:t>
      </w:r>
      <w:r w:rsidR="008A4A37" w:rsidRPr="008A4A37">
        <w:t>or</w:t>
      </w:r>
      <w:r w:rsidR="008A4A37" w:rsidRPr="0046364A">
        <w:rPr>
          <w:i/>
          <w:iCs/>
        </w:rPr>
        <w:t xml:space="preserve"> other</w:t>
      </w:r>
    </w:p>
    <w:p w14:paraId="13B7672B" w14:textId="750A2527" w:rsidR="003D1FF4" w:rsidRDefault="003D1FF4" w:rsidP="00C90580">
      <w:pPr>
        <w:pStyle w:val="ListParagraph"/>
        <w:numPr>
          <w:ilvl w:val="0"/>
          <w:numId w:val="4"/>
        </w:numPr>
      </w:pPr>
      <w:r w:rsidRPr="00C21AB0">
        <w:t>What is your current understanding of the definition of the term</w:t>
      </w:r>
      <w:r w:rsidR="0023147F">
        <w:t>s</w:t>
      </w:r>
      <w:r w:rsidRPr="00C21AB0">
        <w:t xml:space="preserve"> "</w:t>
      </w:r>
      <w:r w:rsidR="00A81634">
        <w:t>a</w:t>
      </w:r>
      <w:r w:rsidRPr="00C21AB0">
        <w:t>ctive</w:t>
      </w:r>
      <w:r w:rsidR="00A81634">
        <w:t>/dormant/extinct/erupting</w:t>
      </w:r>
      <w:r w:rsidRPr="00C21AB0">
        <w:t xml:space="preserve"> volcano"?</w:t>
      </w:r>
      <w:r>
        <w:t>*</w:t>
      </w:r>
    </w:p>
    <w:p w14:paraId="7DFD8FCB" w14:textId="4E2DE789" w:rsidR="003D1FF4" w:rsidRDefault="003D1FF4" w:rsidP="00C90580">
      <w:pPr>
        <w:pStyle w:val="ListParagraph"/>
        <w:numPr>
          <w:ilvl w:val="0"/>
          <w:numId w:val="4"/>
        </w:numPr>
      </w:pPr>
      <w:r w:rsidRPr="00482EB9">
        <w:t>If you have not done so above</w:t>
      </w:r>
      <w:r w:rsidR="003D2320">
        <w:t>,</w:t>
      </w:r>
      <w:r w:rsidRPr="00482EB9">
        <w:t xml:space="preserve"> please assign a numerical time frame that relates to your understanding of when a volcano must have last erupted in order to be defined as </w:t>
      </w:r>
      <w:r>
        <w:t>“</w:t>
      </w:r>
      <w:r w:rsidR="00A81634">
        <w:t>a</w:t>
      </w:r>
      <w:r w:rsidR="00A81634" w:rsidRPr="00C21AB0">
        <w:t>ctive</w:t>
      </w:r>
      <w:r w:rsidR="00A81634">
        <w:t>/dormant/extinct/erupting</w:t>
      </w:r>
      <w:r>
        <w:t>”*</w:t>
      </w:r>
    </w:p>
    <w:p w14:paraId="03826146" w14:textId="77777777" w:rsidR="003D1FF4" w:rsidRPr="00C90580" w:rsidRDefault="003D1FF4" w:rsidP="00C90580">
      <w:pPr>
        <w:pStyle w:val="ListParagraph"/>
        <w:numPr>
          <w:ilvl w:val="0"/>
          <w:numId w:val="4"/>
        </w:numPr>
        <w:rPr>
          <w:rFonts w:ascii="Calibri" w:hAnsi="Calibri" w:cs="Calibri"/>
        </w:rPr>
      </w:pPr>
      <w:r w:rsidRPr="00C90580">
        <w:rPr>
          <w:rFonts w:ascii="Calibri" w:hAnsi="Calibri" w:cs="Calibri"/>
        </w:rPr>
        <w:t>Are these definitions and timeframes clear and useful in your science context? Explain your answer.*</w:t>
      </w:r>
    </w:p>
    <w:p w14:paraId="3BDA7E17" w14:textId="52184231" w:rsidR="003D1FF4" w:rsidRPr="00C90580" w:rsidRDefault="003D1FF4" w:rsidP="00C90580">
      <w:pPr>
        <w:pStyle w:val="ListParagraph"/>
        <w:numPr>
          <w:ilvl w:val="0"/>
          <w:numId w:val="4"/>
        </w:numPr>
        <w:rPr>
          <w:rFonts w:ascii="Calibri" w:hAnsi="Calibri" w:cs="Calibri"/>
        </w:rPr>
      </w:pPr>
      <w:r w:rsidRPr="00C90580">
        <w:rPr>
          <w:rFonts w:ascii="Calibri" w:hAnsi="Calibri" w:cs="Calibri"/>
        </w:rPr>
        <w:t>If your above understanding of definition and timeframe is not clear and useful</w:t>
      </w:r>
      <w:r w:rsidR="0023147F">
        <w:rPr>
          <w:rFonts w:ascii="Calibri" w:hAnsi="Calibri" w:cs="Calibri"/>
        </w:rPr>
        <w:t>,</w:t>
      </w:r>
      <w:r w:rsidRPr="00C90580">
        <w:rPr>
          <w:rFonts w:ascii="Calibri" w:hAnsi="Calibri" w:cs="Calibri"/>
        </w:rPr>
        <w:t xml:space="preserve"> could you suggest a modified definition for "</w:t>
      </w:r>
      <w:r w:rsidR="00A81634">
        <w:t>a</w:t>
      </w:r>
      <w:r w:rsidR="00A81634" w:rsidRPr="00C21AB0">
        <w:t>ctive</w:t>
      </w:r>
      <w:r w:rsidR="00A81634">
        <w:t>/dormant/extinct/erupting</w:t>
      </w:r>
      <w:r w:rsidRPr="00C90580">
        <w:rPr>
          <w:rFonts w:ascii="Calibri" w:hAnsi="Calibri" w:cs="Calibri"/>
        </w:rPr>
        <w:t xml:space="preserve"> volcano", and explain your answer*</w:t>
      </w:r>
    </w:p>
    <w:p w14:paraId="757AE890" w14:textId="758E602F" w:rsidR="00D17DE7" w:rsidRDefault="003D1FF4" w:rsidP="00C90580">
      <w:pPr>
        <w:pStyle w:val="ListParagraph"/>
        <w:numPr>
          <w:ilvl w:val="0"/>
          <w:numId w:val="4"/>
        </w:numPr>
      </w:pPr>
      <w:r w:rsidRPr="005560CF">
        <w:t>For these definitions to be useful and usable in your context</w:t>
      </w:r>
      <w:r w:rsidR="0023147F">
        <w:t>,</w:t>
      </w:r>
      <w:r w:rsidRPr="005560CF">
        <w:t xml:space="preserve"> does time since last eruption need to be normalised by size of the magmatic system</w:t>
      </w:r>
      <w:r w:rsidR="00A81634">
        <w:t>?</w:t>
      </w:r>
      <w:r w:rsidRPr="005560CF">
        <w:t xml:space="preserve"> e.g.</w:t>
      </w:r>
      <w:r w:rsidR="0023147F">
        <w:t>,</w:t>
      </w:r>
      <w:r w:rsidRPr="005560CF">
        <w:t xml:space="preserve">  Volcanic Activity Index (Giordano and Caricchi, 2022). Please explain your answer</w:t>
      </w:r>
      <w:r>
        <w:t>.</w:t>
      </w:r>
    </w:p>
    <w:p w14:paraId="0055F585" w14:textId="77777777" w:rsidR="001E2884" w:rsidRDefault="001E2884" w:rsidP="001E2884">
      <w:pPr>
        <w:pStyle w:val="ListParagraph"/>
      </w:pPr>
    </w:p>
    <w:p w14:paraId="7211A912" w14:textId="16A50E77" w:rsidR="001E2884" w:rsidRPr="00055E7F" w:rsidRDefault="001E2884" w:rsidP="00C90580">
      <w:pPr>
        <w:pStyle w:val="ListParagraph"/>
      </w:pPr>
      <w:r>
        <w:t xml:space="preserve">*These questions were repeated for </w:t>
      </w:r>
      <w:r w:rsidR="007761DD" w:rsidRPr="007761DD">
        <w:rPr>
          <w:i/>
        </w:rPr>
        <w:t>dormant</w:t>
      </w:r>
      <w:r>
        <w:t xml:space="preserve">, </w:t>
      </w:r>
      <w:r w:rsidR="007761DD" w:rsidRPr="007761DD">
        <w:rPr>
          <w:i/>
        </w:rPr>
        <w:t>extinct</w:t>
      </w:r>
      <w:r>
        <w:t xml:space="preserve"> and </w:t>
      </w:r>
      <w:r w:rsidR="007761DD" w:rsidRPr="007761DD">
        <w:rPr>
          <w:i/>
        </w:rPr>
        <w:t>erupting</w:t>
      </w:r>
      <w:r>
        <w:t>.</w:t>
      </w:r>
    </w:p>
    <w:p w14:paraId="68142998" w14:textId="013E448D" w:rsidR="00764EE4" w:rsidRDefault="004F0850">
      <w:r>
        <w:t>We received 86 complete or nearly complete survey responses</w:t>
      </w:r>
      <w:r w:rsidR="00327EBB">
        <w:t>.</w:t>
      </w:r>
      <w:r>
        <w:t xml:space="preserve"> </w:t>
      </w:r>
      <w:r w:rsidR="002E2C70">
        <w:t>The</w:t>
      </w:r>
      <w:r w:rsidR="00514E1E">
        <w:t xml:space="preserve"> responses were then </w:t>
      </w:r>
      <w:r w:rsidR="00D80E45">
        <w:t>analysed and categorised into</w:t>
      </w:r>
      <w:r w:rsidR="00AF52F5">
        <w:t xml:space="preserve"> </w:t>
      </w:r>
      <w:r w:rsidR="009235BE">
        <w:t>(</w:t>
      </w:r>
      <w:r w:rsidR="004D32B6">
        <w:t>a</w:t>
      </w:r>
      <w:r w:rsidR="009235BE">
        <w:t xml:space="preserve">) </w:t>
      </w:r>
      <w:r w:rsidR="00083B44">
        <w:t>time brackets</w:t>
      </w:r>
      <w:r w:rsidR="00E23976" w:rsidRPr="00E23976">
        <w:t xml:space="preserve"> </w:t>
      </w:r>
      <w:r w:rsidR="00E23976">
        <w:t xml:space="preserve">which </w:t>
      </w:r>
      <w:r w:rsidR="001D1DC2">
        <w:t>align</w:t>
      </w:r>
      <w:r w:rsidR="00E23976">
        <w:t xml:space="preserve"> with </w:t>
      </w:r>
      <w:r w:rsidR="004D5FA1">
        <w:t>established</w:t>
      </w:r>
      <w:r w:rsidR="00E23976">
        <w:t xml:space="preserve"> definitions</w:t>
      </w:r>
      <w:r w:rsidR="001D1DC2">
        <w:t xml:space="preserve"> (Table 1)</w:t>
      </w:r>
      <w:r w:rsidR="009235BE">
        <w:t xml:space="preserve">, (b) responses that </w:t>
      </w:r>
      <w:r w:rsidR="00824A47">
        <w:t xml:space="preserve">state that the definitions are </w:t>
      </w:r>
      <w:r w:rsidR="00BD6428">
        <w:t>either</w:t>
      </w:r>
      <w:r w:rsidR="00C05574">
        <w:t xml:space="preserve"> </w:t>
      </w:r>
      <w:r w:rsidR="00824A47">
        <w:t xml:space="preserve">clear and useful, </w:t>
      </w:r>
      <w:r w:rsidR="00BD6428">
        <w:t>or partially or fully unclear</w:t>
      </w:r>
      <w:r w:rsidR="00824A47">
        <w:t xml:space="preserve"> and useful</w:t>
      </w:r>
      <w:r w:rsidR="004D32B6">
        <w:t xml:space="preserve">, (c) </w:t>
      </w:r>
      <w:r w:rsidR="00D25F7C" w:rsidRPr="00D25F7C">
        <w:t>resp</w:t>
      </w:r>
      <w:r w:rsidR="00DD611F">
        <w:t>o</w:t>
      </w:r>
      <w:r w:rsidR="00D25F7C" w:rsidRPr="00D25F7C">
        <w:t>nses that offer alternative definitions, which were then coded into themes</w:t>
      </w:r>
      <w:r w:rsidR="001E78F2">
        <w:t xml:space="preserve">. </w:t>
      </w:r>
      <w:r w:rsidR="00B35869">
        <w:t>In s</w:t>
      </w:r>
      <w:r w:rsidR="002D4F55">
        <w:t>everal cases</w:t>
      </w:r>
      <w:r w:rsidR="00E7382B">
        <w:t>,</w:t>
      </w:r>
      <w:r w:rsidR="002D4F55">
        <w:t xml:space="preserve"> </w:t>
      </w:r>
      <w:r w:rsidR="00C82CC5">
        <w:t>survey responses</w:t>
      </w:r>
      <w:r w:rsidR="002D4F55">
        <w:t xml:space="preserve"> needed to be cross referenced</w:t>
      </w:r>
      <w:r w:rsidR="00D21C39">
        <w:t xml:space="preserve"> </w:t>
      </w:r>
      <w:r w:rsidR="00EF00DC">
        <w:t>to prior</w:t>
      </w:r>
      <w:r w:rsidR="009529D7">
        <w:t xml:space="preserve"> or subsequent responses, </w:t>
      </w:r>
      <w:r w:rsidR="00C82CC5">
        <w:t>for example</w:t>
      </w:r>
      <w:r w:rsidR="009529D7">
        <w:t>,</w:t>
      </w:r>
      <w:r w:rsidR="00C82CC5">
        <w:t xml:space="preserve"> </w:t>
      </w:r>
      <w:r w:rsidR="00042818">
        <w:t xml:space="preserve">a response to the timescale of </w:t>
      </w:r>
      <w:r w:rsidR="002A65CA" w:rsidRPr="002A65CA">
        <w:rPr>
          <w:i/>
        </w:rPr>
        <w:t>active</w:t>
      </w:r>
      <w:r w:rsidR="00BF682D">
        <w:t xml:space="preserve"> volcano definition </w:t>
      </w:r>
      <w:r w:rsidR="009529D7">
        <w:t>was</w:t>
      </w:r>
      <w:r w:rsidR="00042818">
        <w:t xml:space="preserve"> </w:t>
      </w:r>
      <w:r w:rsidR="00042818" w:rsidRPr="00327EBB">
        <w:rPr>
          <w:i/>
          <w:iCs/>
        </w:rPr>
        <w:t>“has erupted in the last 1000</w:t>
      </w:r>
      <w:r w:rsidR="00D22ECA">
        <w:rPr>
          <w:i/>
          <w:iCs/>
        </w:rPr>
        <w:t xml:space="preserve"> </w:t>
      </w:r>
      <w:r w:rsidR="00042818" w:rsidRPr="00327EBB">
        <w:rPr>
          <w:i/>
          <w:iCs/>
        </w:rPr>
        <w:t>yrs</w:t>
      </w:r>
      <w:r w:rsidR="00611917">
        <w:rPr>
          <w:i/>
          <w:iCs/>
        </w:rPr>
        <w:t>.</w:t>
      </w:r>
      <w:r w:rsidR="00C82CC5" w:rsidRPr="00327EBB">
        <w:rPr>
          <w:i/>
          <w:iCs/>
        </w:rPr>
        <w:t>“</w:t>
      </w:r>
      <w:r w:rsidR="00D5398F">
        <w:t xml:space="preserve"> </w:t>
      </w:r>
      <w:r w:rsidR="00611917">
        <w:t>H</w:t>
      </w:r>
      <w:r w:rsidR="00D5398F">
        <w:t xml:space="preserve">owever, when </w:t>
      </w:r>
      <w:r w:rsidR="00BF682D">
        <w:t>the same respondent</w:t>
      </w:r>
      <w:r w:rsidR="0069768D">
        <w:t xml:space="preserve"> </w:t>
      </w:r>
      <w:r w:rsidR="00D5398F">
        <w:t>was</w:t>
      </w:r>
      <w:r w:rsidR="0069768D">
        <w:t xml:space="preserve"> asked if the</w:t>
      </w:r>
      <w:r w:rsidR="00837109">
        <w:t xml:space="preserve"> </w:t>
      </w:r>
      <w:r w:rsidR="002A65CA" w:rsidRPr="002A65CA">
        <w:rPr>
          <w:i/>
        </w:rPr>
        <w:t>active</w:t>
      </w:r>
      <w:r w:rsidR="00837109">
        <w:t xml:space="preserve"> volcano was clear and useful</w:t>
      </w:r>
      <w:r w:rsidR="00611917">
        <w:t>,</w:t>
      </w:r>
      <w:r w:rsidR="00837109">
        <w:t xml:space="preserve"> </w:t>
      </w:r>
      <w:r w:rsidR="00D5398F">
        <w:t>they answered</w:t>
      </w:r>
      <w:r w:rsidR="00611917">
        <w:t>,</w:t>
      </w:r>
      <w:r w:rsidR="00327EBB">
        <w:t xml:space="preserve"> </w:t>
      </w:r>
      <w:r w:rsidR="00837109" w:rsidRPr="00327EBB">
        <w:rPr>
          <w:i/>
          <w:iCs/>
        </w:rPr>
        <w:t xml:space="preserve">“Yes, I understand that timeframe for the definition of an active volcano is to secure it erupted in the </w:t>
      </w:r>
      <w:r w:rsidR="00D22ECA">
        <w:rPr>
          <w:i/>
          <w:iCs/>
        </w:rPr>
        <w:t>H</w:t>
      </w:r>
      <w:r w:rsidR="00837109" w:rsidRPr="00327EBB">
        <w:rPr>
          <w:i/>
          <w:iCs/>
        </w:rPr>
        <w:t>olocene.”</w:t>
      </w:r>
      <w:r w:rsidR="001E2884">
        <w:t xml:space="preserve"> T</w:t>
      </w:r>
      <w:r w:rsidR="00D5398F">
        <w:t>he respond</w:t>
      </w:r>
      <w:r w:rsidR="003F7AAE">
        <w:t>e</w:t>
      </w:r>
      <w:r w:rsidR="00D5398F">
        <w:t>nts</w:t>
      </w:r>
      <w:r w:rsidR="00611917">
        <w:t>’</w:t>
      </w:r>
      <w:r w:rsidR="00D5398F">
        <w:t xml:space="preserve"> initial answer was </w:t>
      </w:r>
      <w:r w:rsidR="003F7AAE">
        <w:t>re-</w:t>
      </w:r>
      <w:r w:rsidR="00D5398F">
        <w:t xml:space="preserve">coded as </w:t>
      </w:r>
      <w:r w:rsidR="003F7AAE">
        <w:t>10,000</w:t>
      </w:r>
      <w:r w:rsidR="00611917">
        <w:t xml:space="preserve"> yea</w:t>
      </w:r>
      <w:r w:rsidR="003F7AAE">
        <w:t xml:space="preserve">rs, as their 1000 </w:t>
      </w:r>
      <w:r w:rsidR="00611917">
        <w:t>years answer</w:t>
      </w:r>
      <w:r w:rsidR="003F7AAE">
        <w:t xml:space="preserve"> was deemed a typo.</w:t>
      </w:r>
      <w:r w:rsidR="007F39C3">
        <w:t xml:space="preserve"> Two of the authors</w:t>
      </w:r>
      <w:r w:rsidR="007D1345">
        <w:t xml:space="preserve"> checked the thematic coding for internal consistency.</w:t>
      </w:r>
      <w:r w:rsidR="00C57CE6">
        <w:t xml:space="preserve"> The respondents</w:t>
      </w:r>
      <w:r w:rsidR="00611917">
        <w:t>’</w:t>
      </w:r>
      <w:r w:rsidR="00C57CE6">
        <w:t xml:space="preserve"> answers were classified </w:t>
      </w:r>
      <w:r w:rsidR="00611917">
        <w:t>by</w:t>
      </w:r>
      <w:r w:rsidR="00C57CE6">
        <w:t xml:space="preserve"> their self-defined expertise to test the hypothesis that volcanologists with </w:t>
      </w:r>
      <w:r w:rsidR="00611917">
        <w:t>specific</w:t>
      </w:r>
      <w:r w:rsidR="00C57CE6">
        <w:t xml:space="preserve"> expertise would h</w:t>
      </w:r>
      <w:r w:rsidR="00611917">
        <w:t>old</w:t>
      </w:r>
      <w:r w:rsidR="00C57CE6">
        <w:t xml:space="preserve"> specific definitions/views. </w:t>
      </w:r>
    </w:p>
    <w:p w14:paraId="3D181E17" w14:textId="18C085E3" w:rsidR="007D24D6" w:rsidRDefault="00DB1C47">
      <w:pPr>
        <w:rPr>
          <w:b/>
          <w:bCs/>
          <w:u w:val="single"/>
        </w:rPr>
      </w:pPr>
      <w:r w:rsidRPr="00C90580">
        <w:rPr>
          <w:b/>
          <w:bCs/>
          <w:u w:val="single"/>
        </w:rPr>
        <w:t>R</w:t>
      </w:r>
      <w:r w:rsidR="007D24D6" w:rsidRPr="00C90580">
        <w:rPr>
          <w:b/>
          <w:bCs/>
          <w:u w:val="single"/>
        </w:rPr>
        <w:t>esults</w:t>
      </w:r>
    </w:p>
    <w:p w14:paraId="7D2F3A43" w14:textId="08E64BD4" w:rsidR="006A4707" w:rsidRPr="000415B5" w:rsidRDefault="006A4707" w:rsidP="006A4707">
      <w:pPr>
        <w:rPr>
          <w:i/>
          <w:iCs/>
          <w:u w:val="single"/>
        </w:rPr>
      </w:pPr>
      <w:r w:rsidRPr="000415B5">
        <w:rPr>
          <w:i/>
          <w:iCs/>
          <w:u w:val="single"/>
        </w:rPr>
        <w:t>Participant definitions of erupting, active, dormant, and extinct</w:t>
      </w:r>
      <w:r w:rsidR="000415B5" w:rsidRPr="000415B5">
        <w:rPr>
          <w:i/>
          <w:iCs/>
          <w:u w:val="single"/>
        </w:rPr>
        <w:t xml:space="preserve"> volcanoes</w:t>
      </w:r>
      <w:r w:rsidRPr="000415B5">
        <w:rPr>
          <w:i/>
          <w:iCs/>
          <w:u w:val="single"/>
        </w:rPr>
        <w:t xml:space="preserve"> </w:t>
      </w:r>
    </w:p>
    <w:p w14:paraId="0B17EA41" w14:textId="52612B0A" w:rsidR="00014E1A" w:rsidRDefault="006A4707" w:rsidP="006A4707">
      <w:r>
        <w:t xml:space="preserve">About 40% of respondents agreed that an </w:t>
      </w:r>
      <w:r w:rsidR="007761DD" w:rsidRPr="007761DD">
        <w:rPr>
          <w:i/>
        </w:rPr>
        <w:t>erupting</w:t>
      </w:r>
      <w:r w:rsidRPr="004A5C29">
        <w:rPr>
          <w:b/>
          <w:bCs/>
        </w:rPr>
        <w:t xml:space="preserve"> </w:t>
      </w:r>
      <w:r>
        <w:t>volcano ha</w:t>
      </w:r>
      <w:r w:rsidR="00D22ECA">
        <w:t>s</w:t>
      </w:r>
      <w:r>
        <w:t xml:space="preserve"> </w:t>
      </w:r>
      <w:r w:rsidR="007405AF">
        <w:t xml:space="preserve">solid or liquid </w:t>
      </w:r>
      <w:r>
        <w:t>material emerging from a vent at the present moment</w:t>
      </w:r>
      <w:r w:rsidR="003A7900">
        <w:t>.</w:t>
      </w:r>
      <w:r>
        <w:t xml:space="preserve"> </w:t>
      </w:r>
      <w:ins w:id="60" w:author="Danielle Charlton" w:date="2026-06-09T11:12:00Z" w16du:dateUtc="2026-06-08T23:12:00Z">
        <w:r w:rsidR="00135826">
          <w:t>Th</w:t>
        </w:r>
        <w:r w:rsidR="00135826">
          <w:t>is</w:t>
        </w:r>
        <w:r w:rsidR="00135826">
          <w:t xml:space="preserve"> quote </w:t>
        </w:r>
        <w:r w:rsidR="00135826">
          <w:t xml:space="preserve">represents </w:t>
        </w:r>
      </w:ins>
      <w:ins w:id="61" w:author="Danielle Charlton" w:date="2026-06-09T11:13:00Z" w16du:dateUtc="2026-06-08T23:13:00Z">
        <w:r w:rsidR="00A05CCF">
          <w:t>this view:</w:t>
        </w:r>
      </w:ins>
    </w:p>
    <w:p w14:paraId="38FC3CBF" w14:textId="0276E1D0" w:rsidR="00014E1A" w:rsidRPr="008E4338" w:rsidRDefault="00014E1A" w:rsidP="006A4707">
      <w:r>
        <w:rPr>
          <w:i/>
          <w:iCs/>
        </w:rPr>
        <w:t>“</w:t>
      </w:r>
      <w:r w:rsidRPr="00014E1A">
        <w:rPr>
          <w:i/>
          <w:iCs/>
        </w:rPr>
        <w:t>A volcano where lava or ash is actively being extruded from a vent</w:t>
      </w:r>
      <w:r>
        <w:rPr>
          <w:i/>
          <w:iCs/>
        </w:rPr>
        <w:t>”</w:t>
      </w:r>
      <w:r w:rsidR="008E4338">
        <w:rPr>
          <w:i/>
          <w:iCs/>
        </w:rPr>
        <w:t xml:space="preserve"> </w:t>
      </w:r>
      <w:r w:rsidR="008E4338">
        <w:t>Expert in physical volcanology and hazard</w:t>
      </w:r>
      <w:r w:rsidR="000415B5">
        <w:t>.</w:t>
      </w:r>
      <w:r w:rsidR="008E4338">
        <w:t xml:space="preserve"> </w:t>
      </w:r>
    </w:p>
    <w:p w14:paraId="17DB2310" w14:textId="7BDB5751" w:rsidR="006A4707" w:rsidRDefault="003A7900" w:rsidP="006A4707">
      <w:r>
        <w:lastRenderedPageBreak/>
        <w:t>T</w:t>
      </w:r>
      <w:r w:rsidR="006A4707">
        <w:t>he other 60% of responses st</w:t>
      </w:r>
      <w:r w:rsidR="00D9149E">
        <w:t>at</w:t>
      </w:r>
      <w:r>
        <w:t>ed</w:t>
      </w:r>
      <w:r w:rsidR="006A4707">
        <w:t xml:space="preserve"> that the volcano was </w:t>
      </w:r>
      <w:r w:rsidR="007761DD" w:rsidRPr="007761DD">
        <w:rPr>
          <w:i/>
        </w:rPr>
        <w:t>erupting</w:t>
      </w:r>
      <w:r w:rsidR="006A4707">
        <w:t xml:space="preserve"> if </w:t>
      </w:r>
      <w:r w:rsidR="00247B3B">
        <w:t xml:space="preserve">solid or liquid material had </w:t>
      </w:r>
      <w:r w:rsidR="00502046">
        <w:t>emerged from a vent</w:t>
      </w:r>
      <w:r w:rsidR="006A4707">
        <w:t xml:space="preserve"> any time from within days to decades (Fig </w:t>
      </w:r>
      <w:r w:rsidR="000510BF">
        <w:t>1a</w:t>
      </w:r>
      <w:r w:rsidR="006A4707">
        <w:t>). The responses that considered longer timescales usually justified it as an eruption episode</w:t>
      </w:r>
      <w:r w:rsidR="00140545">
        <w:t xml:space="preserve"> following </w:t>
      </w:r>
      <w:r w:rsidR="00014E1A">
        <w:t>Smithsonian GVP</w:t>
      </w:r>
      <w:r w:rsidR="00176A18">
        <w:t xml:space="preserve"> categorisation (Table 1)</w:t>
      </w:r>
      <w:r w:rsidR="006A4707">
        <w:t xml:space="preserve">: </w:t>
      </w:r>
    </w:p>
    <w:p w14:paraId="39150E17" w14:textId="47606F83" w:rsidR="006A4707" w:rsidRPr="00D9149E" w:rsidRDefault="006A4707">
      <w:pPr>
        <w:rPr>
          <w:i/>
          <w:iCs/>
        </w:rPr>
      </w:pPr>
      <w:r w:rsidRPr="00E21E50">
        <w:rPr>
          <w:i/>
          <w:iCs/>
        </w:rPr>
        <w:t>“One that is currently erupting or one where the current eruptive episode is not considered finished. Usually defined by the Smithsonian GVP, as following the local observatory pronouncements</w:t>
      </w:r>
      <w:r>
        <w:rPr>
          <w:i/>
          <w:iCs/>
        </w:rPr>
        <w:t xml:space="preserve">- </w:t>
      </w:r>
      <w:r w:rsidRPr="00E21E50">
        <w:rPr>
          <w:i/>
          <w:iCs/>
        </w:rPr>
        <w:t>As little as 30 days after the most recent signs of eruption.”</w:t>
      </w:r>
      <w:r w:rsidR="001965F9">
        <w:rPr>
          <w:i/>
          <w:iCs/>
        </w:rPr>
        <w:t xml:space="preserve"> </w:t>
      </w:r>
      <w:r w:rsidR="00DC76AD" w:rsidRPr="00A838D5">
        <w:rPr>
          <w:rPrChange w:id="62" w:author="Danielle Charlton" w:date="2026-06-09T11:11:00Z" w16du:dateUtc="2026-06-08T23:11:00Z">
            <w:rPr>
              <w:i/>
              <w:iCs/>
            </w:rPr>
          </w:rPrChange>
        </w:rPr>
        <w:t>Expert in volcano monitoring, chemical volcanology, and volcanic hazard or risk management</w:t>
      </w:r>
    </w:p>
    <w:p w14:paraId="7A7B5F13" w14:textId="2BDD50CA" w:rsidR="009D739F" w:rsidRDefault="00285DAE" w:rsidP="00311635">
      <w:r>
        <w:t>About half</w:t>
      </w:r>
      <w:r w:rsidR="00CF1140">
        <w:t xml:space="preserve"> of</w:t>
      </w:r>
      <w:r>
        <w:t xml:space="preserve"> our respondents agreed that the term </w:t>
      </w:r>
      <w:r w:rsidR="002A65CA" w:rsidRPr="002A65CA">
        <w:rPr>
          <w:i/>
        </w:rPr>
        <w:t>active</w:t>
      </w:r>
      <w:r>
        <w:t xml:space="preserve"> refer</w:t>
      </w:r>
      <w:r w:rsidR="00CC5F58">
        <w:t>s</w:t>
      </w:r>
      <w:r>
        <w:t xml:space="preserve"> to a volcano that last erupted between 10</w:t>
      </w:r>
      <w:r w:rsidR="00CF1140">
        <w:t xml:space="preserve">,000 and </w:t>
      </w:r>
      <w:r>
        <w:t>12</w:t>
      </w:r>
      <w:r w:rsidR="00CF1140">
        <w:t>,000</w:t>
      </w:r>
      <w:r w:rsidR="005470AE">
        <w:t xml:space="preserve"> </w:t>
      </w:r>
      <w:r>
        <w:t>years ago</w:t>
      </w:r>
      <w:r w:rsidR="00A33114">
        <w:t xml:space="preserve"> (</w:t>
      </w:r>
      <w:r w:rsidR="00AD70B9">
        <w:t>F</w:t>
      </w:r>
      <w:r w:rsidR="00A33114">
        <w:t xml:space="preserve">ig. </w:t>
      </w:r>
      <w:r w:rsidR="000510BF">
        <w:t>1b</w:t>
      </w:r>
      <w:r w:rsidR="00A33114">
        <w:t>)</w:t>
      </w:r>
      <w:r>
        <w:t xml:space="preserve">. However, a subset of </w:t>
      </w:r>
      <w:r w:rsidR="002F7267">
        <w:t>respondent</w:t>
      </w:r>
      <w:r>
        <w:t xml:space="preserve">s </w:t>
      </w:r>
      <w:r w:rsidR="00231E79">
        <w:t xml:space="preserve">believed </w:t>
      </w:r>
      <w:r>
        <w:t xml:space="preserve">volcanoes </w:t>
      </w:r>
      <w:r w:rsidR="001F2A38">
        <w:t xml:space="preserve">are considered </w:t>
      </w:r>
      <w:r>
        <w:t xml:space="preserve">active only if they erupted </w:t>
      </w:r>
      <w:r w:rsidR="00E3413F">
        <w:t xml:space="preserve">more recently </w:t>
      </w:r>
      <w:r w:rsidR="00B021DC">
        <w:t>with</w:t>
      </w:r>
      <w:r>
        <w:t xml:space="preserve">in a shorter timeframe </w:t>
      </w:r>
      <w:r w:rsidR="00576BFE">
        <w:t xml:space="preserve">relative </w:t>
      </w:r>
      <w:r>
        <w:t>to a human life</w:t>
      </w:r>
      <w:r w:rsidR="00011D87">
        <w:t>span</w:t>
      </w:r>
      <w:r>
        <w:t xml:space="preserve">, </w:t>
      </w:r>
      <w:r w:rsidR="002F7267">
        <w:t>and</w:t>
      </w:r>
      <w:r w:rsidR="00011D87">
        <w:t xml:space="preserve"> a</w:t>
      </w:r>
      <w:r w:rsidR="002F7267">
        <w:t xml:space="preserve"> further subset thought active volcanoes show</w:t>
      </w:r>
      <w:r>
        <w:t xml:space="preserve"> </w:t>
      </w:r>
      <w:r w:rsidR="003D6642">
        <w:t>detect</w:t>
      </w:r>
      <w:r w:rsidR="002F7267">
        <w:t>able</w:t>
      </w:r>
      <w:r>
        <w:t xml:space="preserve"> signs of unrest. </w:t>
      </w:r>
      <w:r w:rsidR="00EC495E">
        <w:t>Several respondent</w:t>
      </w:r>
      <w:r w:rsidR="00E415C3">
        <w:t>s</w:t>
      </w:r>
      <w:r w:rsidR="00EC495E">
        <w:t xml:space="preserve"> mentioned recurrence interval</w:t>
      </w:r>
      <w:r w:rsidR="00481876">
        <w:t>s</w:t>
      </w:r>
      <w:r w:rsidR="00E415C3">
        <w:t xml:space="preserve"> in their definition</w:t>
      </w:r>
      <w:r w:rsidR="00BE7402">
        <w:t>s</w:t>
      </w:r>
      <w:r w:rsidR="00442F03">
        <w:t xml:space="preserve"> (see </w:t>
      </w:r>
      <w:r w:rsidR="00D73808">
        <w:t xml:space="preserve">the </w:t>
      </w:r>
      <w:r w:rsidR="00442F03">
        <w:t xml:space="preserve">later section on </w:t>
      </w:r>
      <w:r w:rsidR="0061195F">
        <w:t>views and modification</w:t>
      </w:r>
      <w:r w:rsidR="008D3999">
        <w:t>s</w:t>
      </w:r>
      <w:r w:rsidR="00442F03">
        <w:t>)</w:t>
      </w:r>
      <w:r w:rsidR="00E415C3">
        <w:t>.</w:t>
      </w:r>
      <w:r w:rsidR="00EC495E">
        <w:t xml:space="preserve"> </w:t>
      </w:r>
      <w:r>
        <w:t xml:space="preserve">It is worth noting that </w:t>
      </w:r>
      <w:r w:rsidR="00BE1671">
        <w:t>some</w:t>
      </w:r>
      <w:r>
        <w:t xml:space="preserve"> volcanologists also considered volcanoes that had erupted since the Pleistocene (up to 2.6 million years</w:t>
      </w:r>
      <w:r w:rsidR="002F14CA">
        <w:t xml:space="preserve"> ago</w:t>
      </w:r>
      <w:r>
        <w:t xml:space="preserve">) </w:t>
      </w:r>
      <w:r w:rsidR="002F14CA">
        <w:t>as</w:t>
      </w:r>
      <w:r>
        <w:t xml:space="preserve"> active. </w:t>
      </w:r>
      <w:r w:rsidR="006964E6">
        <w:t xml:space="preserve">More </w:t>
      </w:r>
      <w:r>
        <w:t xml:space="preserve">than 60% of volcanologists found the term </w:t>
      </w:r>
      <w:r w:rsidR="002A65CA" w:rsidRPr="002A65CA">
        <w:rPr>
          <w:i/>
        </w:rPr>
        <w:t>active</w:t>
      </w:r>
      <w:r>
        <w:t xml:space="preserve"> volcano </w:t>
      </w:r>
      <w:r w:rsidR="000968A8">
        <w:t xml:space="preserve">to be </w:t>
      </w:r>
      <w:r>
        <w:t xml:space="preserve">partially or </w:t>
      </w:r>
      <w:r w:rsidR="00C2401A">
        <w:t xml:space="preserve">entirely </w:t>
      </w:r>
      <w:r>
        <w:t xml:space="preserve">unclear or </w:t>
      </w:r>
      <w:r w:rsidR="00192F00">
        <w:t xml:space="preserve">not </w:t>
      </w:r>
      <w:r>
        <w:t>useful</w:t>
      </w:r>
      <w:r w:rsidR="00D32624">
        <w:t xml:space="preserve"> (Fig </w:t>
      </w:r>
      <w:r w:rsidR="000510BF">
        <w:t>2</w:t>
      </w:r>
      <w:r w:rsidR="00D32624">
        <w:t>)</w:t>
      </w:r>
      <w:r>
        <w:t>. The following quote</w:t>
      </w:r>
      <w:r w:rsidR="0063220D">
        <w:t>s</w:t>
      </w:r>
      <w:r>
        <w:t xml:space="preserve"> </w:t>
      </w:r>
      <w:r w:rsidR="00D41E44">
        <w:t xml:space="preserve">explain </w:t>
      </w:r>
      <w:r>
        <w:t xml:space="preserve">some of the differing definitions of the term </w:t>
      </w:r>
      <w:r w:rsidR="00FE5C97">
        <w:t>“</w:t>
      </w:r>
      <w:r>
        <w:t>active</w:t>
      </w:r>
      <w:r w:rsidR="00FE5C97">
        <w:t>”</w:t>
      </w:r>
      <w:r w:rsidR="00E24E86">
        <w:t>:</w:t>
      </w:r>
      <w:r>
        <w:t xml:space="preserve"> </w:t>
      </w:r>
    </w:p>
    <w:p w14:paraId="08E46D0B" w14:textId="45557EF6" w:rsidR="003A67EA" w:rsidRDefault="00285DAE" w:rsidP="00311635">
      <w:pPr>
        <w:rPr>
          <w:i/>
          <w:iCs/>
        </w:rPr>
      </w:pPr>
      <w:r w:rsidRPr="00A16ACB">
        <w:rPr>
          <w:i/>
          <w:iCs/>
        </w:rPr>
        <w:t>“I use this to describe a volcano that is in a state of eruption or active unrest</w:t>
      </w:r>
      <w:r w:rsidR="00CD4A81">
        <w:rPr>
          <w:i/>
          <w:iCs/>
        </w:rPr>
        <w:t>,</w:t>
      </w:r>
      <w:r w:rsidRPr="00A16ACB">
        <w:rPr>
          <w:i/>
          <w:iCs/>
        </w:rPr>
        <w:t>” and ”This question relates to a volcano I would refer to as</w:t>
      </w:r>
      <w:r>
        <w:rPr>
          <w:i/>
          <w:iCs/>
        </w:rPr>
        <w:t xml:space="preserve"> </w:t>
      </w:r>
      <w:r w:rsidR="00CD4A81">
        <w:rPr>
          <w:i/>
          <w:iCs/>
        </w:rPr>
        <w:t>‘</w:t>
      </w:r>
      <w:r w:rsidRPr="00A16ACB">
        <w:rPr>
          <w:i/>
          <w:iCs/>
        </w:rPr>
        <w:t>potentially active</w:t>
      </w:r>
      <w:r w:rsidR="00792DC0">
        <w:rPr>
          <w:i/>
          <w:iCs/>
        </w:rPr>
        <w:t>,</w:t>
      </w:r>
      <w:r w:rsidR="00CD4A81">
        <w:rPr>
          <w:i/>
          <w:iCs/>
        </w:rPr>
        <w:t>’</w:t>
      </w:r>
      <w:r w:rsidRPr="00A16ACB">
        <w:rPr>
          <w:i/>
          <w:iCs/>
        </w:rPr>
        <w:t xml:space="preserve"> one that has a magmatic system. For ease with outreach</w:t>
      </w:r>
      <w:r w:rsidR="00AF6C78">
        <w:rPr>
          <w:i/>
          <w:iCs/>
        </w:rPr>
        <w:t>,</w:t>
      </w:r>
      <w:r w:rsidRPr="00A16ACB">
        <w:rPr>
          <w:i/>
          <w:iCs/>
        </w:rPr>
        <w:t xml:space="preserve"> etc</w:t>
      </w:r>
      <w:r w:rsidR="00792DC0">
        <w:rPr>
          <w:i/>
          <w:iCs/>
        </w:rPr>
        <w:t>.,</w:t>
      </w:r>
      <w:r w:rsidRPr="00A16ACB">
        <w:rPr>
          <w:i/>
          <w:iCs/>
        </w:rPr>
        <w:t xml:space="preserve"> I follow the Smithsonian list (eruption in Holocene</w:t>
      </w:r>
      <w:r w:rsidR="00017BF0">
        <w:rPr>
          <w:i/>
          <w:iCs/>
        </w:rPr>
        <w:t xml:space="preserve"> </w:t>
      </w:r>
      <w:r w:rsidRPr="00A16ACB">
        <w:rPr>
          <w:i/>
          <w:iCs/>
        </w:rPr>
        <w:t>= eruption in last 10,000 years) because there is a great website I can refer interested folk onto.”</w:t>
      </w:r>
      <w:r w:rsidR="00017BF0">
        <w:rPr>
          <w:i/>
          <w:iCs/>
        </w:rPr>
        <w:t xml:space="preserve"> </w:t>
      </w:r>
      <w:r w:rsidR="004B227B" w:rsidRPr="002D78C7">
        <w:t xml:space="preserve">Expert </w:t>
      </w:r>
      <w:r w:rsidR="00AF6C78" w:rsidRPr="002D78C7">
        <w:t xml:space="preserve">self-assigned as </w:t>
      </w:r>
      <w:r w:rsidR="00DC76AD" w:rsidRPr="002D78C7">
        <w:t>“</w:t>
      </w:r>
      <w:r w:rsidR="00D92A04" w:rsidRPr="002D78C7">
        <w:t>other</w:t>
      </w:r>
      <w:r w:rsidR="00AF6C78" w:rsidRPr="002D78C7">
        <w:t>,</w:t>
      </w:r>
      <w:r w:rsidR="00D92A04" w:rsidRPr="002D78C7">
        <w:t xml:space="preserve"> I work across academic disciplines</w:t>
      </w:r>
      <w:r w:rsidR="00AF6C78" w:rsidRPr="002D78C7">
        <w:t>”</w:t>
      </w:r>
    </w:p>
    <w:p w14:paraId="0EDD7490" w14:textId="77777777" w:rsidR="00747E8C" w:rsidRDefault="00C15304" w:rsidP="00C15304">
      <w:pPr>
        <w:rPr>
          <w:ins w:id="63" w:author="Danielle Charlton" w:date="2026-06-09T11:12:00Z" w16du:dateUtc="2026-06-08T23:12:00Z"/>
          <w:i/>
          <w:iCs/>
        </w:rPr>
      </w:pPr>
      <w:r>
        <w:rPr>
          <w:i/>
          <w:iCs/>
        </w:rPr>
        <w:t>“</w:t>
      </w:r>
      <w:r w:rsidR="0063220D">
        <w:rPr>
          <w:i/>
          <w:iCs/>
        </w:rPr>
        <w:t>T</w:t>
      </w:r>
      <w:r w:rsidR="0063220D" w:rsidRPr="00311635">
        <w:rPr>
          <w:i/>
          <w:iCs/>
        </w:rPr>
        <w:t xml:space="preserve">he </w:t>
      </w:r>
      <w:r w:rsidRPr="00311635">
        <w:rPr>
          <w:i/>
          <w:iCs/>
        </w:rPr>
        <w:t>term 'active' encompasses too broad a spectrum of behaviour, from volcanoes that erupt once every 10 years to volcanoes that erupt once every 10,000 years. This renders the term 'active volcano' somewhat useless for the communication of actual and potential hazards.</w:t>
      </w:r>
      <w:r>
        <w:rPr>
          <w:i/>
          <w:iCs/>
        </w:rPr>
        <w:t>”</w:t>
      </w:r>
      <w:r w:rsidR="004B227B">
        <w:rPr>
          <w:i/>
          <w:iCs/>
        </w:rPr>
        <w:t xml:space="preserve"> </w:t>
      </w:r>
    </w:p>
    <w:p w14:paraId="35DB8350" w14:textId="69C6E8CA" w:rsidR="00C15304" w:rsidRPr="002D78C7" w:rsidRDefault="004B227B" w:rsidP="00C15304">
      <w:r w:rsidRPr="002D78C7">
        <w:t xml:space="preserve">Expert in </w:t>
      </w:r>
      <w:r w:rsidR="009C5283" w:rsidRPr="002D78C7">
        <w:t>physical and chemical volcanology</w:t>
      </w:r>
      <w:ins w:id="64" w:author="Danielle Charlton" w:date="2026-06-09T11:12:00Z" w16du:dateUtc="2026-06-08T23:12:00Z">
        <w:r w:rsidR="00747E8C">
          <w:t>.</w:t>
        </w:r>
      </w:ins>
    </w:p>
    <w:p w14:paraId="1AD770C6" w14:textId="3D8F7F47" w:rsidR="001E43A0" w:rsidRDefault="0072179E" w:rsidP="001E43A0">
      <w:r>
        <w:t xml:space="preserve">The term </w:t>
      </w:r>
      <w:r w:rsidRPr="0046364A">
        <w:rPr>
          <w:i/>
          <w:iCs/>
        </w:rPr>
        <w:t>d</w:t>
      </w:r>
      <w:r w:rsidR="00F213A8" w:rsidRPr="0046364A">
        <w:rPr>
          <w:i/>
          <w:iCs/>
        </w:rPr>
        <w:t>ormant</w:t>
      </w:r>
      <w:r w:rsidR="00C15304" w:rsidRPr="00C90580">
        <w:rPr>
          <w:b/>
          <w:bCs/>
        </w:rPr>
        <w:t xml:space="preserve"> </w:t>
      </w:r>
      <w:r>
        <w:t xml:space="preserve">is </w:t>
      </w:r>
      <w:r w:rsidR="00AE0236">
        <w:t xml:space="preserve">the </w:t>
      </w:r>
      <w:r w:rsidR="00C15304">
        <w:t>least clearly defined</w:t>
      </w:r>
      <w:r w:rsidR="00AE0236">
        <w:t xml:space="preserve"> state</w:t>
      </w:r>
      <w:r w:rsidR="00D14AAE">
        <w:t xml:space="preserve"> for a volcano</w:t>
      </w:r>
      <w:r w:rsidR="00C15304">
        <w:t xml:space="preserve">. </w:t>
      </w:r>
      <w:r w:rsidR="00417C19">
        <w:t>A</w:t>
      </w:r>
      <w:r w:rsidR="00837F7F">
        <w:t xml:space="preserve"> greater number of</w:t>
      </w:r>
      <w:r w:rsidR="00C15304">
        <w:t xml:space="preserve"> respondents </w:t>
      </w:r>
      <w:r w:rsidR="00F1448C">
        <w:t>described</w:t>
      </w:r>
      <w:r w:rsidR="00C15304">
        <w:t xml:space="preserve"> a </w:t>
      </w:r>
      <w:r w:rsidR="007761DD" w:rsidRPr="007761DD">
        <w:rPr>
          <w:i/>
        </w:rPr>
        <w:t>dormant</w:t>
      </w:r>
      <w:r w:rsidR="00C15304">
        <w:t xml:space="preserve"> volcano as a volcano that had erupted within the Holocene, as to the more accepted definition of a volcano that had</w:t>
      </w:r>
      <w:r w:rsidR="00367720">
        <w:t xml:space="preserve"> </w:t>
      </w:r>
      <w:r w:rsidR="00C15304">
        <w:t>n</w:t>
      </w:r>
      <w:r w:rsidR="00367720">
        <w:t>o</w:t>
      </w:r>
      <w:r w:rsidR="00C15304">
        <w:t>t erupted in the Holocene (</w:t>
      </w:r>
      <w:r w:rsidR="000A2EA1">
        <w:t>despite this being the</w:t>
      </w:r>
      <w:r w:rsidR="00B26A2D">
        <w:t xml:space="preserve"> most popular answer</w:t>
      </w:r>
      <w:r w:rsidR="00EE7AF6">
        <w:t xml:space="preserve">, </w:t>
      </w:r>
      <w:r w:rsidR="00C15304">
        <w:t xml:space="preserve">Fig </w:t>
      </w:r>
      <w:r w:rsidR="00883884">
        <w:t>1c</w:t>
      </w:r>
      <w:r w:rsidR="00C15304">
        <w:t xml:space="preserve">). Also, many respondents thought </w:t>
      </w:r>
      <w:r w:rsidR="00883884">
        <w:t xml:space="preserve">a </w:t>
      </w:r>
      <w:r w:rsidR="007761DD" w:rsidRPr="007761DD">
        <w:rPr>
          <w:i/>
        </w:rPr>
        <w:t>dormant</w:t>
      </w:r>
      <w:r w:rsidR="00C15304">
        <w:t xml:space="preserve"> volcano should show no monitorable unrest</w:t>
      </w:r>
      <w:r w:rsidR="00146517">
        <w:t>,</w:t>
      </w:r>
      <w:r w:rsidR="00C15304">
        <w:t xml:space="preserve"> although a subset thought a </w:t>
      </w:r>
      <w:r w:rsidR="007761DD" w:rsidRPr="007761DD">
        <w:rPr>
          <w:i/>
        </w:rPr>
        <w:t>dormant</w:t>
      </w:r>
      <w:r w:rsidR="00C15304">
        <w:t xml:space="preserve"> volcano should show signs of unrest. </w:t>
      </w:r>
      <w:r w:rsidR="008A0E75">
        <w:rPr>
          <w:i/>
        </w:rPr>
        <w:t>D</w:t>
      </w:r>
      <w:r w:rsidR="007761DD" w:rsidRPr="007761DD">
        <w:rPr>
          <w:i/>
        </w:rPr>
        <w:t>ormant</w:t>
      </w:r>
      <w:r w:rsidR="00C15304">
        <w:t xml:space="preserve"> was </w:t>
      </w:r>
      <w:r w:rsidR="00E61C5C">
        <w:t>consider</w:t>
      </w:r>
      <w:r w:rsidR="00C15304">
        <w:t>ed the least clear and useful word</w:t>
      </w:r>
      <w:r w:rsidR="003A49A8">
        <w:t>,</w:t>
      </w:r>
      <w:r w:rsidR="00C15304">
        <w:t xml:space="preserve"> with </w:t>
      </w:r>
      <w:r w:rsidR="00426FBC">
        <w:t xml:space="preserve">more </w:t>
      </w:r>
      <w:r w:rsidR="00C15304">
        <w:t xml:space="preserve">than 70% of respondents agreeing that it was not clear or useful (Fig. </w:t>
      </w:r>
      <w:r w:rsidR="00883884">
        <w:t>2</w:t>
      </w:r>
      <w:r w:rsidR="00C15304">
        <w:t>)</w:t>
      </w:r>
      <w:r w:rsidR="00A659E8">
        <w:t>, a</w:t>
      </w:r>
      <w:r w:rsidR="00CB12E8">
        <w:t>lthough some respondent</w:t>
      </w:r>
      <w:r w:rsidR="003A49A8">
        <w:t>s</w:t>
      </w:r>
      <w:r w:rsidR="00CB12E8">
        <w:t xml:space="preserve"> acknowledged the potential usefulness of the term. </w:t>
      </w:r>
      <w:r w:rsidR="00C15304">
        <w:t>Th</w:t>
      </w:r>
      <w:r w:rsidR="00E049EB">
        <w:t>e</w:t>
      </w:r>
      <w:r w:rsidR="00C15304">
        <w:t>s</w:t>
      </w:r>
      <w:r w:rsidR="00E049EB">
        <w:t>e</w:t>
      </w:r>
      <w:r w:rsidR="00C15304">
        <w:t xml:space="preserve"> quote</w:t>
      </w:r>
      <w:r w:rsidR="00E049EB">
        <w:t>s</w:t>
      </w:r>
      <w:r w:rsidR="00C15304">
        <w:t xml:space="preserve"> </w:t>
      </w:r>
      <w:r w:rsidR="00E049EB">
        <w:t>are</w:t>
      </w:r>
      <w:r w:rsidR="00C15304">
        <w:t xml:space="preserve"> representative of the general confusion around the term </w:t>
      </w:r>
      <w:r w:rsidR="007761DD" w:rsidRPr="007761DD">
        <w:rPr>
          <w:i/>
        </w:rPr>
        <w:t>dormant</w:t>
      </w:r>
      <w:r w:rsidR="00C15304">
        <w:t xml:space="preserve">: </w:t>
      </w:r>
    </w:p>
    <w:p w14:paraId="7A71950F" w14:textId="63668E84" w:rsidR="00B811FA" w:rsidRPr="00B811FA" w:rsidRDefault="00B811FA" w:rsidP="001E43A0">
      <w:pPr>
        <w:rPr>
          <w:i/>
          <w:iCs/>
        </w:rPr>
      </w:pPr>
      <w:r>
        <w:rPr>
          <w:i/>
          <w:iCs/>
        </w:rPr>
        <w:t>“</w:t>
      </w:r>
      <w:r w:rsidRPr="00B811FA">
        <w:rPr>
          <w:i/>
          <w:iCs/>
        </w:rPr>
        <w:t>For me this is not really clear, as this definition does not include seismic activity, hydrothermal activity or any signs that the magmatic system is still active even though it has not erupted since before the Holocene.</w:t>
      </w:r>
      <w:r>
        <w:rPr>
          <w:i/>
          <w:iCs/>
        </w:rPr>
        <w:t>”</w:t>
      </w:r>
      <w:r w:rsidR="00D402AD">
        <w:rPr>
          <w:i/>
          <w:iCs/>
        </w:rPr>
        <w:t xml:space="preserve"> </w:t>
      </w:r>
      <w:r w:rsidR="00F13E98" w:rsidRPr="002D78C7">
        <w:t>Expert in chemical volcanology</w:t>
      </w:r>
    </w:p>
    <w:p w14:paraId="5CB427BB" w14:textId="0252B7E8" w:rsidR="001E43A0" w:rsidRPr="006F22FD" w:rsidRDefault="001E43A0" w:rsidP="001E43A0">
      <w:r w:rsidRPr="003178AC">
        <w:rPr>
          <w:i/>
          <w:iCs/>
        </w:rPr>
        <w:t>“In my experience this term (dormant) has no fixed numerical time frame and is entirely subjective depending on who you are talking to (scientist/public), the region or volcano being discussed, the context of the discussion</w:t>
      </w:r>
      <w:r>
        <w:rPr>
          <w:i/>
          <w:iCs/>
        </w:rPr>
        <w:t>.</w:t>
      </w:r>
      <w:r w:rsidRPr="003178AC">
        <w:rPr>
          <w:i/>
          <w:iCs/>
        </w:rPr>
        <w:t>”</w:t>
      </w:r>
      <w:r w:rsidR="00D402AD">
        <w:rPr>
          <w:i/>
          <w:iCs/>
        </w:rPr>
        <w:t xml:space="preserve"> </w:t>
      </w:r>
      <w:r w:rsidR="009C6B65" w:rsidRPr="002D78C7">
        <w:t>Expert in physical volcanology</w:t>
      </w:r>
    </w:p>
    <w:p w14:paraId="0D4C462D" w14:textId="0417DEF0" w:rsidR="00C15304" w:rsidRDefault="00174F76" w:rsidP="00311635">
      <w:r>
        <w:rPr>
          <w:i/>
          <w:iCs/>
        </w:rPr>
        <w:t>“</w:t>
      </w:r>
      <w:r w:rsidRPr="00174F76">
        <w:rPr>
          <w:i/>
          <w:iCs/>
        </w:rPr>
        <w:t xml:space="preserve">Neither threshold is very clear, but I think it's somewhat useful again in terms of expectations of volcano </w:t>
      </w:r>
      <w:r w:rsidR="004B227B" w:rsidRPr="00174F76">
        <w:rPr>
          <w:i/>
          <w:iCs/>
        </w:rPr>
        <w:t>behaviour</w:t>
      </w:r>
      <w:r w:rsidRPr="00174F76">
        <w:rPr>
          <w:i/>
          <w:iCs/>
        </w:rPr>
        <w:t xml:space="preserve"> and planning studies.</w:t>
      </w:r>
      <w:r>
        <w:rPr>
          <w:i/>
          <w:iCs/>
        </w:rPr>
        <w:t>”</w:t>
      </w:r>
      <w:r w:rsidR="00D402AD">
        <w:rPr>
          <w:i/>
          <w:iCs/>
        </w:rPr>
        <w:t xml:space="preserve"> </w:t>
      </w:r>
      <w:r w:rsidR="001F1BA6" w:rsidRPr="002D78C7">
        <w:t>Expert in physical volcanology</w:t>
      </w:r>
      <w:r w:rsidR="00C15304" w:rsidRPr="00C15304">
        <w:rPr>
          <w:noProof/>
        </w:rPr>
        <w:lastRenderedPageBreak/>
        <w:drawing>
          <wp:inline distT="0" distB="0" distL="0" distR="0" wp14:anchorId="7C435DE8" wp14:editId="294F7304">
            <wp:extent cx="5731510" cy="8123555"/>
            <wp:effectExtent l="0" t="0" r="2540" b="0"/>
            <wp:docPr id="190768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83887" name=""/>
                    <pic:cNvPicPr/>
                  </pic:nvPicPr>
                  <pic:blipFill>
                    <a:blip r:embed="rId22"/>
                    <a:stretch>
                      <a:fillRect/>
                    </a:stretch>
                  </pic:blipFill>
                  <pic:spPr>
                    <a:xfrm>
                      <a:off x="0" y="0"/>
                      <a:ext cx="5731510" cy="8123555"/>
                    </a:xfrm>
                    <a:prstGeom prst="rect">
                      <a:avLst/>
                    </a:prstGeom>
                  </pic:spPr>
                </pic:pic>
              </a:graphicData>
            </a:graphic>
          </wp:inline>
        </w:drawing>
      </w:r>
      <w:r w:rsidR="00C15304">
        <w:t xml:space="preserve">Figure </w:t>
      </w:r>
      <w:r w:rsidR="000510BF">
        <w:t>1</w:t>
      </w:r>
      <w:r w:rsidR="00C15304">
        <w:t xml:space="preserve">. </w:t>
      </w:r>
      <w:r w:rsidR="00450803">
        <w:t xml:space="preserve"> The distributions of timeframes since last eruption for</w:t>
      </w:r>
      <w:r w:rsidR="00AD4815">
        <w:t xml:space="preserve"> all the terms in the survey a) </w:t>
      </w:r>
      <w:r w:rsidR="007761DD" w:rsidRPr="007761DD">
        <w:rPr>
          <w:i/>
        </w:rPr>
        <w:t>erupting</w:t>
      </w:r>
      <w:r w:rsidR="00AD4815">
        <w:t xml:space="preserve"> b) active, C) </w:t>
      </w:r>
      <w:r w:rsidR="007761DD" w:rsidRPr="007761DD">
        <w:rPr>
          <w:i/>
        </w:rPr>
        <w:t>dormant</w:t>
      </w:r>
      <w:r w:rsidR="00AD4815">
        <w:t xml:space="preserve">, </w:t>
      </w:r>
      <w:r w:rsidR="000C1705">
        <w:t xml:space="preserve">and </w:t>
      </w:r>
      <w:r w:rsidR="00AD4815">
        <w:t xml:space="preserve">d) </w:t>
      </w:r>
      <w:r w:rsidR="007761DD" w:rsidRPr="007761DD">
        <w:rPr>
          <w:i/>
        </w:rPr>
        <w:t>extinct</w:t>
      </w:r>
      <w:r w:rsidR="00AD4815">
        <w:t xml:space="preserve">. </w:t>
      </w:r>
    </w:p>
    <w:p w14:paraId="57F13D40" w14:textId="423CEDC2" w:rsidR="009D739F" w:rsidRDefault="002170B8" w:rsidP="00285DAE">
      <w:r>
        <w:lastRenderedPageBreak/>
        <w:t xml:space="preserve">The term </w:t>
      </w:r>
      <w:r w:rsidR="00922F00" w:rsidRPr="0046364A">
        <w:rPr>
          <w:i/>
          <w:iCs/>
        </w:rPr>
        <w:t>extinct</w:t>
      </w:r>
      <w:r w:rsidR="00867AEA">
        <w:t xml:space="preserve"> volcano </w:t>
      </w:r>
      <w:r w:rsidR="00450AE6">
        <w:t>had considerable</w:t>
      </w:r>
      <w:r w:rsidR="00867AEA">
        <w:t xml:space="preserve"> agreement among </w:t>
      </w:r>
      <w:r w:rsidR="004B227B">
        <w:t xml:space="preserve">surveyed </w:t>
      </w:r>
      <w:r w:rsidR="00867AEA">
        <w:t>volcanologists</w:t>
      </w:r>
      <w:r>
        <w:t>;</w:t>
      </w:r>
      <w:r w:rsidR="00A26BA7">
        <w:t xml:space="preserve"> most </w:t>
      </w:r>
      <w:ins w:id="65" w:author="Danielle Charlton" w:date="2026-06-09T11:14:00Z" w16du:dateUtc="2026-06-08T23:14:00Z">
        <w:r w:rsidR="0033245B">
          <w:t>(</w:t>
        </w:r>
        <w:r w:rsidR="00B412C2">
          <w:t>X</w:t>
        </w:r>
        <w:r w:rsidR="0033245B">
          <w:t xml:space="preserve">%) </w:t>
        </w:r>
      </w:ins>
      <w:r w:rsidR="00A26BA7">
        <w:t xml:space="preserve">agreed that </w:t>
      </w:r>
      <w:r w:rsidR="008D2319">
        <w:t xml:space="preserve">an </w:t>
      </w:r>
      <w:r w:rsidR="007761DD" w:rsidRPr="007761DD">
        <w:rPr>
          <w:i/>
        </w:rPr>
        <w:t>extinct</w:t>
      </w:r>
      <w:r w:rsidR="008D2319">
        <w:t xml:space="preserve"> volcano had not erupted in the last 10,000</w:t>
      </w:r>
      <w:r w:rsidR="00116D6F">
        <w:t xml:space="preserve"> </w:t>
      </w:r>
      <w:r w:rsidR="008D2319">
        <w:t>y</w:t>
      </w:r>
      <w:r w:rsidR="00116D6F">
        <w:t>ea</w:t>
      </w:r>
      <w:r w:rsidR="008D2319">
        <w:t>rs</w:t>
      </w:r>
      <w:r w:rsidR="00CD1E4B">
        <w:t xml:space="preserve"> (Fig</w:t>
      </w:r>
      <w:r w:rsidR="006C1EC0">
        <w:t>.2c)</w:t>
      </w:r>
      <w:r w:rsidR="00717390">
        <w:t xml:space="preserve">, although </w:t>
      </w:r>
      <w:r w:rsidR="00A34221">
        <w:t>more</w:t>
      </w:r>
      <w:r>
        <w:t xml:space="preserve"> than </w:t>
      </w:r>
      <w:r w:rsidR="00717390">
        <w:t>20% of respondents preferred a longer time frame since the last eruption</w:t>
      </w:r>
      <w:r w:rsidR="00A34221">
        <w:t>. M</w:t>
      </w:r>
      <w:r w:rsidR="00E11384">
        <w:t xml:space="preserve">ost </w:t>
      </w:r>
      <w:r w:rsidR="00BD5ED5">
        <w:t xml:space="preserve">responses </w:t>
      </w:r>
      <w:r w:rsidR="00FB4A70">
        <w:t xml:space="preserve">also </w:t>
      </w:r>
      <w:r w:rsidR="00462880">
        <w:t xml:space="preserve">included </w:t>
      </w:r>
      <w:r w:rsidR="00FB4A70">
        <w:t xml:space="preserve">the caveat that it either had no signs of magma or was not </w:t>
      </w:r>
      <w:r w:rsidR="00D82A9C">
        <w:t>considered likely t</w:t>
      </w:r>
      <w:r w:rsidR="0062571E">
        <w:t>o</w:t>
      </w:r>
      <w:r w:rsidR="00D82A9C">
        <w:t xml:space="preserve"> erupt again.</w:t>
      </w:r>
      <w:r w:rsidR="0083363A">
        <w:t xml:space="preserve"> </w:t>
      </w:r>
      <w:r w:rsidR="00462880">
        <w:t xml:space="preserve">Below </w:t>
      </w:r>
      <w:r w:rsidR="00FF26DA">
        <w:t xml:space="preserve">is </w:t>
      </w:r>
      <w:r w:rsidR="00462880">
        <w:t xml:space="preserve">a </w:t>
      </w:r>
      <w:r w:rsidR="00FF26DA">
        <w:t xml:space="preserve">typical </w:t>
      </w:r>
      <w:r w:rsidR="00871DFE">
        <w:t xml:space="preserve">answer that reflects </w:t>
      </w:r>
      <w:r w:rsidR="007070DA">
        <w:t xml:space="preserve">parts of </w:t>
      </w:r>
      <w:r w:rsidR="005E4DBF">
        <w:t xml:space="preserve">many respondents’ </w:t>
      </w:r>
      <w:r w:rsidR="007724DD">
        <w:t>answers</w:t>
      </w:r>
      <w:r w:rsidR="007070DA">
        <w:t xml:space="preserve">: </w:t>
      </w:r>
    </w:p>
    <w:p w14:paraId="7240E113" w14:textId="6E64D444" w:rsidR="009D739F" w:rsidRPr="006F22FD" w:rsidRDefault="00871DFE" w:rsidP="00285DAE">
      <w:r>
        <w:t>“</w:t>
      </w:r>
      <w:r w:rsidRPr="00871DFE">
        <w:rPr>
          <w:i/>
          <w:iCs/>
        </w:rPr>
        <w:t xml:space="preserve">A volcano is considered extinct if </w:t>
      </w:r>
      <w:r w:rsidR="0062571E">
        <w:rPr>
          <w:i/>
          <w:iCs/>
        </w:rPr>
        <w:t>i</w:t>
      </w:r>
      <w:r w:rsidR="0062571E" w:rsidRPr="00871DFE">
        <w:rPr>
          <w:i/>
          <w:iCs/>
        </w:rPr>
        <w:t xml:space="preserve">t </w:t>
      </w:r>
      <w:r w:rsidRPr="00871DFE">
        <w:rPr>
          <w:i/>
          <w:iCs/>
        </w:rPr>
        <w:t>has no magma supply beneath it, has not erupted in a very long time (usually well beyond 10,000 years)</w:t>
      </w:r>
      <w:r w:rsidR="0062571E">
        <w:rPr>
          <w:i/>
          <w:iCs/>
        </w:rPr>
        <w:t>,</w:t>
      </w:r>
      <w:r w:rsidRPr="00871DFE">
        <w:rPr>
          <w:i/>
          <w:iCs/>
        </w:rPr>
        <w:t xml:space="preserve"> and there are no signs of seismic or geothermal activity that would suggest future eruptions.”</w:t>
      </w:r>
      <w:r w:rsidR="007724DD">
        <w:rPr>
          <w:i/>
          <w:iCs/>
        </w:rPr>
        <w:t xml:space="preserve"> </w:t>
      </w:r>
      <w:r w:rsidR="0046149D" w:rsidRPr="00F67E1F">
        <w:t>Expert in physical volcanology, and volcanic hazard or risk management</w:t>
      </w:r>
    </w:p>
    <w:p w14:paraId="40EB3D9E" w14:textId="77777777" w:rsidR="00261D99" w:rsidRDefault="00B6598E" w:rsidP="0096709D">
      <w:r>
        <w:t>Some respondent</w:t>
      </w:r>
      <w:r w:rsidR="00CD1E4B">
        <w:t>s</w:t>
      </w:r>
      <w:r>
        <w:t xml:space="preserve"> find the term both clear and useful</w:t>
      </w:r>
      <w:r w:rsidR="0096709D">
        <w:t xml:space="preserve"> as reflected by this quote:</w:t>
      </w:r>
      <w:r w:rsidR="0096709D" w:rsidRPr="0096709D">
        <w:t xml:space="preserve"> </w:t>
      </w:r>
    </w:p>
    <w:p w14:paraId="1C64C00C" w14:textId="54608B72" w:rsidR="0096709D" w:rsidRDefault="00261D99" w:rsidP="0096709D">
      <w:r>
        <w:t>“</w:t>
      </w:r>
      <w:r w:rsidR="0096709D" w:rsidRPr="0096709D">
        <w:rPr>
          <w:i/>
          <w:iCs/>
        </w:rPr>
        <w:t>Extinct is fairly useful when working with old deposits/volcanoes (e.g., differentiating geographically nearby volcanoes that might erupt again vs. those that will now</w:t>
      </w:r>
      <w:r w:rsidR="007405AF">
        <w:rPr>
          <w:i/>
          <w:iCs/>
        </w:rPr>
        <w:t>[sic] not</w:t>
      </w:r>
      <w:r w:rsidR="0096709D" w:rsidRPr="0096709D">
        <w:rPr>
          <w:i/>
          <w:iCs/>
        </w:rPr>
        <w:t xml:space="preserve">) and when describing monogenetic volcanoes. Also fairly useful for communicating </w:t>
      </w:r>
      <w:r w:rsidR="00562DDF">
        <w:rPr>
          <w:i/>
          <w:iCs/>
        </w:rPr>
        <w:t>to</w:t>
      </w:r>
      <w:r w:rsidR="0096709D" w:rsidRPr="0096709D">
        <w:rPr>
          <w:i/>
          <w:iCs/>
        </w:rPr>
        <w:t xml:space="preserve"> the public, as it seems to be fairly easily understood that </w:t>
      </w:r>
      <w:r w:rsidR="00562DDF">
        <w:rPr>
          <w:i/>
          <w:iCs/>
        </w:rPr>
        <w:t>‘</w:t>
      </w:r>
      <w:r w:rsidR="0096709D" w:rsidRPr="0096709D">
        <w:rPr>
          <w:i/>
          <w:iCs/>
        </w:rPr>
        <w:t>extinct</w:t>
      </w:r>
      <w:r w:rsidR="00562DDF">
        <w:rPr>
          <w:i/>
          <w:iCs/>
        </w:rPr>
        <w:t>’</w:t>
      </w:r>
      <w:r w:rsidR="0096709D" w:rsidRPr="0096709D">
        <w:rPr>
          <w:i/>
          <w:iCs/>
        </w:rPr>
        <w:t xml:space="preserve"> means </w:t>
      </w:r>
      <w:r w:rsidR="00562DDF">
        <w:rPr>
          <w:i/>
          <w:iCs/>
        </w:rPr>
        <w:t>‘</w:t>
      </w:r>
      <w:r w:rsidR="0096709D" w:rsidRPr="0096709D">
        <w:rPr>
          <w:i/>
          <w:iCs/>
        </w:rPr>
        <w:t>will never erupt again.</w:t>
      </w:r>
      <w:r w:rsidR="00C33F78">
        <w:rPr>
          <w:i/>
          <w:iCs/>
        </w:rPr>
        <w:t>’</w:t>
      </w:r>
      <w:r w:rsidR="0096709D" w:rsidRPr="0096709D">
        <w:rPr>
          <w:i/>
          <w:iCs/>
        </w:rPr>
        <w:t>"</w:t>
      </w:r>
      <w:r w:rsidR="00FD47A6">
        <w:rPr>
          <w:i/>
          <w:iCs/>
        </w:rPr>
        <w:t xml:space="preserve"> </w:t>
      </w:r>
      <w:r w:rsidR="00FD47A6" w:rsidRPr="00F67E1F">
        <w:t>Expert in physical volcanology</w:t>
      </w:r>
    </w:p>
    <w:p w14:paraId="258F3B10" w14:textId="4B5AB809" w:rsidR="00CF271D" w:rsidRDefault="0083363A" w:rsidP="00285DAE">
      <w:r>
        <w:t>However, 50%</w:t>
      </w:r>
      <w:r w:rsidR="007B2CF1">
        <w:t xml:space="preserve"> agree that the term is </w:t>
      </w:r>
      <w:r w:rsidR="006C1EC0">
        <w:t>n</w:t>
      </w:r>
      <w:r w:rsidR="00C33F78">
        <w:t>either</w:t>
      </w:r>
      <w:r w:rsidR="006C1EC0">
        <w:t xml:space="preserve"> </w:t>
      </w:r>
      <w:r w:rsidR="007B2CF1">
        <w:t xml:space="preserve">completely clear </w:t>
      </w:r>
      <w:r w:rsidR="00C33F78">
        <w:t>nor</w:t>
      </w:r>
      <w:r w:rsidR="007B2CF1">
        <w:t xml:space="preserve"> useful. This quote reflects</w:t>
      </w:r>
      <w:r w:rsidR="00AA3B10">
        <w:t xml:space="preserve"> </w:t>
      </w:r>
      <w:r w:rsidR="00C33F78">
        <w:t xml:space="preserve">that </w:t>
      </w:r>
      <w:r w:rsidR="00424F66">
        <w:t>the respondent thinks the definition is clear</w:t>
      </w:r>
      <w:r w:rsidR="00C33F78">
        <w:t xml:space="preserve">; </w:t>
      </w:r>
      <w:r w:rsidR="00424F66">
        <w:t>however</w:t>
      </w:r>
      <w:r w:rsidR="001A431F">
        <w:t>,</w:t>
      </w:r>
      <w:r w:rsidR="00424F66">
        <w:t xml:space="preserve"> </w:t>
      </w:r>
      <w:r w:rsidR="00455288">
        <w:t>the term</w:t>
      </w:r>
      <w:r w:rsidR="001A431F">
        <w:t>’</w:t>
      </w:r>
      <w:r w:rsidR="00455288">
        <w:t>s</w:t>
      </w:r>
      <w:r w:rsidR="00424F66">
        <w:t xml:space="preserve"> ambiguity </w:t>
      </w:r>
      <w:r w:rsidR="007B601E">
        <w:t>makes it less</w:t>
      </w:r>
      <w:r w:rsidR="00AA3B10">
        <w:t xml:space="preserve"> useful</w:t>
      </w:r>
      <w:r w:rsidR="0032618C">
        <w:t>:</w:t>
      </w:r>
      <w:r w:rsidR="00265734">
        <w:t xml:space="preserve"> </w:t>
      </w:r>
    </w:p>
    <w:p w14:paraId="3477BF57" w14:textId="3AE3E8C8" w:rsidR="00285DAE" w:rsidRDefault="000D251E" w:rsidP="00285DAE">
      <w:r w:rsidRPr="000D251E">
        <w:rPr>
          <w:i/>
          <w:iCs/>
        </w:rPr>
        <w:t>“</w:t>
      </w:r>
      <w:r w:rsidR="007B2CF1" w:rsidRPr="000D251E">
        <w:rPr>
          <w:i/>
          <w:iCs/>
        </w:rPr>
        <w:t xml:space="preserve">Yep, the idea of </w:t>
      </w:r>
      <w:r w:rsidRPr="000D251E">
        <w:rPr>
          <w:i/>
          <w:iCs/>
        </w:rPr>
        <w:t xml:space="preserve">an </w:t>
      </w:r>
      <w:r w:rsidR="001A431F">
        <w:rPr>
          <w:i/>
          <w:iCs/>
        </w:rPr>
        <w:t>‘</w:t>
      </w:r>
      <w:r w:rsidRPr="000D251E">
        <w:rPr>
          <w:i/>
          <w:iCs/>
        </w:rPr>
        <w:t>e</w:t>
      </w:r>
      <w:r w:rsidR="007B2CF1" w:rsidRPr="000D251E">
        <w:rPr>
          <w:i/>
          <w:iCs/>
        </w:rPr>
        <w:t>xtinct</w:t>
      </w:r>
      <w:r w:rsidR="001A431F">
        <w:rPr>
          <w:i/>
          <w:iCs/>
        </w:rPr>
        <w:t>’</w:t>
      </w:r>
      <w:r w:rsidR="007B2CF1" w:rsidRPr="000D251E">
        <w:rPr>
          <w:i/>
          <w:iCs/>
        </w:rPr>
        <w:t xml:space="preserve"> as a system with no credible potential for future eruptions is clear. However, it remains highly ambiguous whether a given volcano is truly extinct or simply in an exceptionally long repose</w:t>
      </w:r>
      <w:r w:rsidRPr="000D251E">
        <w:rPr>
          <w:i/>
          <w:iCs/>
        </w:rPr>
        <w:t>.”</w:t>
      </w:r>
      <w:r w:rsidR="006F5BB1">
        <w:t xml:space="preserve"> </w:t>
      </w:r>
      <w:r w:rsidR="0037601E" w:rsidRPr="00F67E1F">
        <w:t>Expert in physical volcanology</w:t>
      </w:r>
    </w:p>
    <w:p w14:paraId="214589A9" w14:textId="77777777" w:rsidR="00B52D59" w:rsidRPr="006F22FD" w:rsidRDefault="00B52D59" w:rsidP="00B52D59">
      <w:pPr>
        <w:rPr>
          <w:b/>
        </w:rPr>
      </w:pPr>
      <w:r w:rsidRPr="006F22FD">
        <w:rPr>
          <w:b/>
        </w:rPr>
        <w:t>Definition usefulness</w:t>
      </w:r>
    </w:p>
    <w:p w14:paraId="03BEDD42" w14:textId="6F408238" w:rsidR="00B52D59" w:rsidRDefault="00B52D59" w:rsidP="00B52D59">
      <w:r>
        <w:t xml:space="preserve">Our results showed that greater than 40% of respondents </w:t>
      </w:r>
      <w:r w:rsidRPr="000D6881">
        <w:t xml:space="preserve">found that the definitions of </w:t>
      </w:r>
      <w:r w:rsidR="007761DD" w:rsidRPr="007761DD">
        <w:rPr>
          <w:i/>
        </w:rPr>
        <w:t>erupting</w:t>
      </w:r>
      <w:r w:rsidR="007761DD">
        <w:rPr>
          <w:i/>
        </w:rPr>
        <w:t>,</w:t>
      </w:r>
      <w:r w:rsidR="00882225" w:rsidRPr="000D6881">
        <w:t xml:space="preserve"> </w:t>
      </w:r>
      <w:r w:rsidR="007761DD" w:rsidRPr="007761DD">
        <w:rPr>
          <w:i/>
        </w:rPr>
        <w:t>active</w:t>
      </w:r>
      <w:r w:rsidR="007761DD">
        <w:rPr>
          <w:i/>
        </w:rPr>
        <w:t>,</w:t>
      </w:r>
      <w:r w:rsidRPr="000D6881">
        <w:t xml:space="preserve"> </w:t>
      </w:r>
      <w:r w:rsidR="007761DD" w:rsidRPr="007761DD">
        <w:rPr>
          <w:i/>
        </w:rPr>
        <w:t>dormant</w:t>
      </w:r>
      <w:r w:rsidR="007761DD">
        <w:rPr>
          <w:i/>
        </w:rPr>
        <w:t>,</w:t>
      </w:r>
      <w:r w:rsidRPr="000D6881">
        <w:t xml:space="preserve"> </w:t>
      </w:r>
      <w:r w:rsidR="00882225" w:rsidRPr="000D6881">
        <w:t xml:space="preserve">and </w:t>
      </w:r>
      <w:r w:rsidR="007761DD" w:rsidRPr="007761DD">
        <w:rPr>
          <w:i/>
        </w:rPr>
        <w:t>extinct</w:t>
      </w:r>
      <w:r w:rsidRPr="000D6881">
        <w:t xml:space="preserve"> volcanoes</w:t>
      </w:r>
      <w:r w:rsidR="00165869">
        <w:t xml:space="preserve"> (e.g. Table 1)</w:t>
      </w:r>
      <w:r w:rsidRPr="000D6881">
        <w:t xml:space="preserve"> were partially or completely </w:t>
      </w:r>
      <w:r>
        <w:t xml:space="preserve">not </w:t>
      </w:r>
      <w:r w:rsidRPr="000D6881">
        <w:t>useful or unclear</w:t>
      </w:r>
      <w:r>
        <w:t xml:space="preserve"> (Fig.</w:t>
      </w:r>
      <w:r w:rsidR="00FD307D">
        <w:t xml:space="preserve"> 2</w:t>
      </w:r>
      <w:r>
        <w:t>)</w:t>
      </w:r>
      <w:r w:rsidR="00340754">
        <w:t>,</w:t>
      </w:r>
      <w:r>
        <w:t xml:space="preserve"> </w:t>
      </w:r>
      <w:r w:rsidR="00340754">
        <w:t>w</w:t>
      </w:r>
      <w:r>
        <w:t xml:space="preserve">ith </w:t>
      </w:r>
      <w:r w:rsidR="00340754">
        <w:t>“</w:t>
      </w:r>
      <w:r>
        <w:t xml:space="preserve">dormant’’ being the </w:t>
      </w:r>
      <w:r w:rsidR="00E624AD">
        <w:t>least</w:t>
      </w:r>
      <w:r w:rsidR="00E36F6D">
        <w:t xml:space="preserve"> useful or </w:t>
      </w:r>
      <w:r>
        <w:t xml:space="preserve">clear. Similarly, </w:t>
      </w:r>
      <w:r w:rsidR="00922F00">
        <w:t>volcanologists</w:t>
      </w:r>
      <w:r>
        <w:t xml:space="preserve"> </w:t>
      </w:r>
      <w:r w:rsidR="00922F00">
        <w:t>propose</w:t>
      </w:r>
      <w:r>
        <w:t xml:space="preserve"> a </w:t>
      </w:r>
      <w:r w:rsidR="00340754">
        <w:t>wid</w:t>
      </w:r>
      <w:r>
        <w:t xml:space="preserve">e </w:t>
      </w:r>
      <w:r w:rsidR="00340754">
        <w:t>range</w:t>
      </w:r>
      <w:r>
        <w:t xml:space="preserve"> of timeframes for all the terms we surveyed</w:t>
      </w:r>
      <w:r w:rsidR="00340754">
        <w:t xml:space="preserve">; </w:t>
      </w:r>
      <w:r>
        <w:t xml:space="preserve">most terms show no clear consensus (Fig. </w:t>
      </w:r>
      <w:r w:rsidR="00FD307D">
        <w:t>1</w:t>
      </w:r>
      <w:r>
        <w:t xml:space="preserve">).  </w:t>
      </w:r>
    </w:p>
    <w:p w14:paraId="4C3ADDAE" w14:textId="77777777" w:rsidR="00B52D59" w:rsidRDefault="00B52D59" w:rsidP="00B52D59">
      <w:r w:rsidRPr="009847F4">
        <w:rPr>
          <w:noProof/>
        </w:rPr>
        <w:lastRenderedPageBreak/>
        <w:drawing>
          <wp:anchor distT="0" distB="0" distL="114300" distR="114300" simplePos="0" relativeHeight="251658240" behindDoc="0" locked="0" layoutInCell="1" allowOverlap="1" wp14:anchorId="247BD7C0" wp14:editId="3E10B4F8">
            <wp:simplePos x="0" y="0"/>
            <wp:positionH relativeFrom="column">
              <wp:posOffset>549308</wp:posOffset>
            </wp:positionH>
            <wp:positionV relativeFrom="paragraph">
              <wp:posOffset>143</wp:posOffset>
            </wp:positionV>
            <wp:extent cx="1696452" cy="1077685"/>
            <wp:effectExtent l="0" t="0" r="0" b="8255"/>
            <wp:wrapNone/>
            <wp:docPr id="731670663" name="Picture 1" descr="A white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16696" name="Picture 1" descr="A white grid with black tex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1696452" cy="1077685"/>
                    </a:xfrm>
                    <a:prstGeom prst="rect">
                      <a:avLst/>
                    </a:prstGeom>
                  </pic:spPr>
                </pic:pic>
              </a:graphicData>
            </a:graphic>
            <wp14:sizeRelH relativeFrom="margin">
              <wp14:pctWidth>0</wp14:pctWidth>
            </wp14:sizeRelH>
            <wp14:sizeRelV relativeFrom="margin">
              <wp14:pctHeight>0</wp14:pctHeight>
            </wp14:sizeRelV>
          </wp:anchor>
        </w:drawing>
      </w:r>
      <w:r w:rsidRPr="0033670F">
        <w:rPr>
          <w:noProof/>
        </w:rPr>
        <w:drawing>
          <wp:inline distT="0" distB="0" distL="0" distR="0" wp14:anchorId="21FB6E3B" wp14:editId="45C082A2">
            <wp:extent cx="5731510" cy="5987415"/>
            <wp:effectExtent l="0" t="0" r="2540" b="0"/>
            <wp:docPr id="692262775" name="Picture 1" descr="A graph of red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85289" name="Picture 1" descr="A graph of red and orange bars&#10;&#10;AI-generated content may be incorrect."/>
                    <pic:cNvPicPr/>
                  </pic:nvPicPr>
                  <pic:blipFill>
                    <a:blip r:embed="rId24"/>
                    <a:stretch>
                      <a:fillRect/>
                    </a:stretch>
                  </pic:blipFill>
                  <pic:spPr>
                    <a:xfrm>
                      <a:off x="0" y="0"/>
                      <a:ext cx="5731510" cy="5987415"/>
                    </a:xfrm>
                    <a:prstGeom prst="rect">
                      <a:avLst/>
                    </a:prstGeom>
                  </pic:spPr>
                </pic:pic>
              </a:graphicData>
            </a:graphic>
          </wp:inline>
        </w:drawing>
      </w:r>
    </w:p>
    <w:p w14:paraId="0957389A" w14:textId="18640A82" w:rsidR="00B52D59" w:rsidRDefault="00B52D59" w:rsidP="00B52D59">
      <w:r>
        <w:t xml:space="preserve">Figure </w:t>
      </w:r>
      <w:r w:rsidR="000510BF">
        <w:t>2</w:t>
      </w:r>
      <w:r>
        <w:t xml:space="preserve">. The percentage of volcanologist respondents </w:t>
      </w:r>
      <w:r w:rsidR="00051987">
        <w:t>who</w:t>
      </w:r>
      <w:r>
        <w:t xml:space="preserve"> find each definition entirely or partially </w:t>
      </w:r>
      <w:r w:rsidR="00005D69">
        <w:t>unhelp</w:t>
      </w:r>
      <w:r>
        <w:t xml:space="preserve">ful or unclear. </w:t>
      </w:r>
    </w:p>
    <w:p w14:paraId="1A508E44" w14:textId="0C39E20D" w:rsidR="00182BCA" w:rsidRDefault="00B52D59" w:rsidP="00B52D59">
      <w:r>
        <w:t>A common theme in the responses was th</w:t>
      </w:r>
      <w:r w:rsidR="00182BCA">
        <w:t>e</w:t>
      </w:r>
      <w:r>
        <w:t xml:space="preserve"> need for clarification</w:t>
      </w:r>
      <w:r w:rsidR="00182BCA">
        <w:t>.</w:t>
      </w:r>
      <w:r>
        <w:t xml:space="preserve"> </w:t>
      </w:r>
      <w:r w:rsidR="00182BCA">
        <w:t>T</w:t>
      </w:r>
      <w:r>
        <w:t>h</w:t>
      </w:r>
      <w:r w:rsidR="00182BCA">
        <w:t>ese</w:t>
      </w:r>
      <w:r>
        <w:t xml:space="preserve"> quote</w:t>
      </w:r>
      <w:r w:rsidR="00182BCA">
        <w:t>s</w:t>
      </w:r>
      <w:r>
        <w:t xml:space="preserve"> refer to this theme</w:t>
      </w:r>
      <w:r w:rsidR="00182BCA">
        <w:t xml:space="preserve">: </w:t>
      </w:r>
    </w:p>
    <w:p w14:paraId="2BAE5E1C" w14:textId="6DB1392F" w:rsidR="00182BCA" w:rsidRDefault="00B52D59" w:rsidP="00B52D59">
      <w:r w:rsidRPr="00211305">
        <w:rPr>
          <w:i/>
          <w:iCs/>
        </w:rPr>
        <w:t>“I think these are important questions and issues to consider. All of the above terms are widely used when communicating volcanic hazard to civil defence, infrastructure managers and the public and, if terms are used inconsistently, this can lead to unne</w:t>
      </w:r>
      <w:r>
        <w:rPr>
          <w:i/>
          <w:iCs/>
        </w:rPr>
        <w:t>c</w:t>
      </w:r>
      <w:r w:rsidRPr="00211305">
        <w:rPr>
          <w:i/>
          <w:iCs/>
        </w:rPr>
        <w:t>essary confusion.”</w:t>
      </w:r>
      <w:r w:rsidR="00182BCA" w:rsidRPr="001B5AF4">
        <w:t xml:space="preserve"> </w:t>
      </w:r>
      <w:r w:rsidR="000454A7" w:rsidRPr="001B5AF4">
        <w:t>Expert in volcano monitoring,</w:t>
      </w:r>
      <w:r w:rsidR="00832EC8" w:rsidRPr="001B5AF4">
        <w:t xml:space="preserve"> </w:t>
      </w:r>
      <w:r w:rsidR="000454A7" w:rsidRPr="001B5AF4">
        <w:t>physical volcanology</w:t>
      </w:r>
    </w:p>
    <w:p w14:paraId="72231DFF" w14:textId="6679155A" w:rsidR="00B52D59" w:rsidRPr="0035312E" w:rsidRDefault="00B52D59" w:rsidP="00B52D59">
      <w:r w:rsidRPr="00AD675D">
        <w:rPr>
          <w:i/>
          <w:iCs/>
        </w:rPr>
        <w:t>“I would not change anything, but I would support ways to minimize confusion</w:t>
      </w:r>
      <w:r>
        <w:rPr>
          <w:i/>
          <w:iCs/>
        </w:rPr>
        <w:t>.”</w:t>
      </w:r>
      <w:r w:rsidR="008B69DE">
        <w:rPr>
          <w:i/>
          <w:iCs/>
        </w:rPr>
        <w:t xml:space="preserve"> </w:t>
      </w:r>
      <w:r w:rsidR="008B69DE" w:rsidRPr="001B5AF4">
        <w:t>Expert in volcano monitoring, chemical volcanology, and volcanic hazard or risk management</w:t>
      </w:r>
    </w:p>
    <w:p w14:paraId="09099306" w14:textId="77777777" w:rsidR="00B52D59" w:rsidRDefault="00B52D59" w:rsidP="001B0360"/>
    <w:p w14:paraId="220E2D49" w14:textId="18B5945E" w:rsidR="00292493" w:rsidRPr="006F22FD" w:rsidRDefault="00292493" w:rsidP="001B0360">
      <w:pPr>
        <w:rPr>
          <w:b/>
        </w:rPr>
      </w:pPr>
      <w:r w:rsidRPr="006F22FD">
        <w:rPr>
          <w:b/>
        </w:rPr>
        <w:t>Views on and modifications to current definitions</w:t>
      </w:r>
    </w:p>
    <w:p w14:paraId="7711425E" w14:textId="1F9AECC7" w:rsidR="003B6ECA" w:rsidRPr="0039376A" w:rsidRDefault="003B6ECA" w:rsidP="001B0360">
      <w:r w:rsidRPr="0039376A">
        <w:lastRenderedPageBreak/>
        <w:t>The common themes that emerged from the data</w:t>
      </w:r>
      <w:r w:rsidR="009D5A09">
        <w:t xml:space="preserve"> on </w:t>
      </w:r>
      <w:r w:rsidR="00081112">
        <w:t>criticism</w:t>
      </w:r>
      <w:r w:rsidR="00830E36">
        <w:t xml:space="preserve"> of the current definitions or </w:t>
      </w:r>
      <w:r w:rsidR="009D5A09">
        <w:t xml:space="preserve">suggesting better </w:t>
      </w:r>
      <w:r w:rsidR="002D30A5">
        <w:t xml:space="preserve">or modified </w:t>
      </w:r>
      <w:r w:rsidR="006606FA">
        <w:t>definitions were: 1</w:t>
      </w:r>
      <w:r w:rsidR="00E44CFC">
        <w:t xml:space="preserve">) </w:t>
      </w:r>
      <w:r w:rsidR="003063E5">
        <w:t xml:space="preserve">a need to incorporate more </w:t>
      </w:r>
      <w:r w:rsidR="003063E5" w:rsidRPr="0088712F">
        <w:rPr>
          <w:b/>
          <w:bCs/>
        </w:rPr>
        <w:t>volcano</w:t>
      </w:r>
      <w:r w:rsidR="00955EA6">
        <w:rPr>
          <w:b/>
          <w:bCs/>
        </w:rPr>
        <w:t>-</w:t>
      </w:r>
      <w:r w:rsidR="003063E5" w:rsidRPr="0088712F">
        <w:rPr>
          <w:b/>
          <w:bCs/>
        </w:rPr>
        <w:t>specific data</w:t>
      </w:r>
      <w:r w:rsidR="003063E5">
        <w:t xml:space="preserve"> into assigning definitions</w:t>
      </w:r>
      <w:r w:rsidR="00955EA6">
        <w:t>,</w:t>
      </w:r>
      <w:r w:rsidR="003063E5">
        <w:t xml:space="preserve"> such as recurrence interval or volcano type</w:t>
      </w:r>
      <w:r w:rsidR="00640DFA">
        <w:t>;</w:t>
      </w:r>
      <w:r w:rsidR="003063E5">
        <w:t xml:space="preserve"> </w:t>
      </w:r>
      <w:r w:rsidR="00915481">
        <w:t xml:space="preserve">2) </w:t>
      </w:r>
      <w:r w:rsidR="00E44CFC">
        <w:t xml:space="preserve">a need to </w:t>
      </w:r>
      <w:commentRangeStart w:id="66"/>
      <w:r w:rsidR="00E44CFC" w:rsidRPr="0088712F">
        <w:rPr>
          <w:b/>
          <w:bCs/>
        </w:rPr>
        <w:t>incorporate</w:t>
      </w:r>
      <w:commentRangeEnd w:id="66"/>
      <w:r w:rsidR="00EA566A" w:rsidRPr="0088712F">
        <w:rPr>
          <w:rStyle w:val="CommentReference"/>
          <w:b/>
          <w:bCs/>
          <w:sz w:val="22"/>
          <w:szCs w:val="22"/>
        </w:rPr>
        <w:commentReference w:id="66"/>
      </w:r>
      <w:r w:rsidR="00E44CFC" w:rsidRPr="0088712F">
        <w:rPr>
          <w:b/>
          <w:bCs/>
        </w:rPr>
        <w:t xml:space="preserve"> monitoring data</w:t>
      </w:r>
      <w:r w:rsidR="003C7306">
        <w:rPr>
          <w:b/>
          <w:bCs/>
        </w:rPr>
        <w:t xml:space="preserve"> </w:t>
      </w:r>
      <w:r w:rsidR="003C7306" w:rsidRPr="0046364A">
        <w:t>and</w:t>
      </w:r>
      <w:r w:rsidR="003C7306">
        <w:rPr>
          <w:b/>
          <w:bCs/>
        </w:rPr>
        <w:t xml:space="preserve"> </w:t>
      </w:r>
      <w:r w:rsidR="00581ECD">
        <w:rPr>
          <w:b/>
          <w:bCs/>
        </w:rPr>
        <w:t xml:space="preserve">level of </w:t>
      </w:r>
      <w:r w:rsidR="00FF55FC" w:rsidRPr="0088712F">
        <w:rPr>
          <w:b/>
          <w:bCs/>
        </w:rPr>
        <w:t>unrest</w:t>
      </w:r>
      <w:r w:rsidR="00FF55FC">
        <w:t xml:space="preserve"> into </w:t>
      </w:r>
      <w:r w:rsidR="00924C3B">
        <w:t xml:space="preserve">assigning </w:t>
      </w:r>
      <w:r w:rsidR="00FF55FC">
        <w:t>definitions</w:t>
      </w:r>
      <w:r w:rsidR="00640DFA">
        <w:t xml:space="preserve">; </w:t>
      </w:r>
      <w:r w:rsidR="006606FA">
        <w:t>3</w:t>
      </w:r>
      <w:r w:rsidR="00924C3B">
        <w:t>)</w:t>
      </w:r>
      <w:r w:rsidR="00487A07">
        <w:t xml:space="preserve"> more consideration of </w:t>
      </w:r>
      <w:r w:rsidR="00487A07" w:rsidRPr="00487A07">
        <w:rPr>
          <w:b/>
          <w:bCs/>
        </w:rPr>
        <w:t>public or stakeholder perspectives</w:t>
      </w:r>
      <w:r w:rsidR="00581ECD">
        <w:t>;</w:t>
      </w:r>
      <w:r w:rsidR="00487A07">
        <w:t xml:space="preserve"> </w:t>
      </w:r>
      <w:r w:rsidR="006606FA">
        <w:t>4</w:t>
      </w:r>
      <w:r w:rsidR="00CC75E3">
        <w:t>)</w:t>
      </w:r>
      <w:r w:rsidR="00612E1A">
        <w:t xml:space="preserve"> </w:t>
      </w:r>
      <w:r w:rsidR="00915481">
        <w:t xml:space="preserve">consideration of </w:t>
      </w:r>
      <w:r w:rsidR="00915481" w:rsidRPr="00C43E4C">
        <w:rPr>
          <w:b/>
          <w:bCs/>
        </w:rPr>
        <w:t>eruption episodes versus eruptions</w:t>
      </w:r>
      <w:r w:rsidR="00640DFA">
        <w:t>;</w:t>
      </w:r>
      <w:r w:rsidR="00640DFA" w:rsidRPr="0039376A">
        <w:t xml:space="preserve"> </w:t>
      </w:r>
      <w:r w:rsidR="006022BD">
        <w:t xml:space="preserve">and </w:t>
      </w:r>
      <w:r w:rsidR="00E6780A">
        <w:t>5)</w:t>
      </w:r>
      <w:r w:rsidR="00A169CF">
        <w:t xml:space="preserve"> </w:t>
      </w:r>
      <w:r w:rsidR="00915481">
        <w:t xml:space="preserve">a move toward </w:t>
      </w:r>
      <w:r w:rsidR="00915481" w:rsidRPr="00612E1A">
        <w:rPr>
          <w:b/>
          <w:bCs/>
        </w:rPr>
        <w:t>probability</w:t>
      </w:r>
      <w:r w:rsidR="00915481">
        <w:rPr>
          <w:b/>
          <w:bCs/>
        </w:rPr>
        <w:t>-</w:t>
      </w:r>
      <w:r w:rsidR="00915481" w:rsidRPr="00612E1A">
        <w:rPr>
          <w:b/>
          <w:bCs/>
        </w:rPr>
        <w:t>based</w:t>
      </w:r>
      <w:r w:rsidR="00915481">
        <w:t xml:space="preserve"> definitions</w:t>
      </w:r>
      <w:r w:rsidR="00640DFA">
        <w:t>.</w:t>
      </w:r>
      <w:r w:rsidR="00915481">
        <w:t xml:space="preserve">  </w:t>
      </w:r>
    </w:p>
    <w:p w14:paraId="50505062" w14:textId="5CB81E8F" w:rsidR="00DA68FD" w:rsidRDefault="001B4136" w:rsidP="00785AF1">
      <w:del w:id="67" w:author="Danielle Charlton" w:date="2026-06-09T11:16:00Z" w16du:dateUtc="2026-06-08T23:16:00Z">
        <w:r w:rsidDel="00C56E19">
          <w:delText>A</w:delText>
        </w:r>
        <w:r w:rsidR="00264019" w:rsidDel="00C56E19">
          <w:delText xml:space="preserve"> </w:delText>
        </w:r>
        <w:r w:rsidR="00344555" w:rsidDel="00C56E19">
          <w:delText>c</w:delText>
        </w:r>
      </w:del>
      <w:ins w:id="68" w:author="Danielle Charlton" w:date="2026-06-09T11:16:00Z" w16du:dateUtc="2026-06-08T23:16:00Z">
        <w:r w:rsidR="00C56E19">
          <w:t>C</w:t>
        </w:r>
      </w:ins>
      <w:r w:rsidR="007D7A50">
        <w:t>ommon</w:t>
      </w:r>
      <w:r w:rsidR="006022BD">
        <w:t xml:space="preserve"> theme</w:t>
      </w:r>
      <w:ins w:id="69" w:author="Danielle Charlton" w:date="2026-06-09T11:16:00Z" w16du:dateUtc="2026-06-08T23:16:00Z">
        <w:r w:rsidR="00C56E19">
          <w:t>s</w:t>
        </w:r>
      </w:ins>
      <w:del w:id="70" w:author="Danielle Charlton" w:date="2026-06-09T11:15:00Z" w16du:dateUtc="2026-06-08T23:15:00Z">
        <w:r w:rsidR="009B15F8" w:rsidDel="00C56E19">
          <w:delText>s</w:delText>
        </w:r>
      </w:del>
      <w:r w:rsidR="007D7A50">
        <w:t xml:space="preserve"> </w:t>
      </w:r>
      <w:r w:rsidR="009B15F8">
        <w:t xml:space="preserve">were </w:t>
      </w:r>
      <w:r w:rsidR="003063E5">
        <w:t xml:space="preserve">the need to incorporate more </w:t>
      </w:r>
      <w:r w:rsidR="003063E5" w:rsidRPr="0088712F">
        <w:rPr>
          <w:b/>
          <w:bCs/>
        </w:rPr>
        <w:t>volcano</w:t>
      </w:r>
      <w:r w:rsidR="000A7EC8">
        <w:rPr>
          <w:b/>
          <w:bCs/>
        </w:rPr>
        <w:t>-</w:t>
      </w:r>
      <w:r w:rsidR="003063E5" w:rsidRPr="0088712F">
        <w:rPr>
          <w:b/>
          <w:bCs/>
        </w:rPr>
        <w:t>specific data</w:t>
      </w:r>
      <w:r w:rsidR="003063E5">
        <w:t xml:space="preserve"> </w:t>
      </w:r>
      <w:r w:rsidR="006022BD">
        <w:t xml:space="preserve">when </w:t>
      </w:r>
      <w:r w:rsidR="003063E5">
        <w:t xml:space="preserve">assigning the definition of </w:t>
      </w:r>
      <w:r w:rsidR="007761DD" w:rsidRPr="007761DD">
        <w:rPr>
          <w:i/>
        </w:rPr>
        <w:t>active</w:t>
      </w:r>
      <w:r w:rsidR="00F21677">
        <w:t xml:space="preserve"> </w:t>
      </w:r>
      <w:r w:rsidR="007761DD" w:rsidRPr="007761DD">
        <w:rPr>
          <w:i/>
        </w:rPr>
        <w:t>dormant</w:t>
      </w:r>
      <w:r w:rsidR="00F21677">
        <w:t xml:space="preserve"> </w:t>
      </w:r>
      <w:r w:rsidR="006022BD">
        <w:t>or</w:t>
      </w:r>
      <w:r w:rsidR="00F21677">
        <w:t xml:space="preserve"> </w:t>
      </w:r>
      <w:r w:rsidR="007761DD" w:rsidRPr="007761DD">
        <w:rPr>
          <w:i/>
        </w:rPr>
        <w:t>extinct</w:t>
      </w:r>
      <w:r w:rsidR="00284FAC">
        <w:t xml:space="preserve"> to a volcano</w:t>
      </w:r>
      <w:r w:rsidR="009B15F8">
        <w:t xml:space="preserve"> </w:t>
      </w:r>
      <w:r w:rsidR="007D7A50">
        <w:t xml:space="preserve">and that </w:t>
      </w:r>
      <w:r w:rsidR="009B15F8">
        <w:t xml:space="preserve">it is important to recognize that </w:t>
      </w:r>
      <w:r w:rsidR="007D7A50">
        <w:t>every volcano</w:t>
      </w:r>
      <w:r w:rsidR="009B15F8">
        <w:t xml:space="preserve"> </w:t>
      </w:r>
      <w:del w:id="71" w:author="Danielle Charlton" w:date="2026-06-09T11:16:00Z" w16du:dateUtc="2026-06-08T23:16:00Z">
        <w:r w:rsidR="007D7A50" w:rsidDel="00C56E19">
          <w:delText xml:space="preserve"> </w:delText>
        </w:r>
      </w:del>
      <w:r w:rsidR="007D7A50">
        <w:t>is different</w:t>
      </w:r>
      <w:r w:rsidR="00F44D85">
        <w:t xml:space="preserve"> particularly regarding its eruption recurrence interval</w:t>
      </w:r>
      <w:r w:rsidR="00BE741A">
        <w:t xml:space="preserve"> and volcano type</w:t>
      </w:r>
      <w:r w:rsidR="004E6EB5">
        <w:t>. This theme</w:t>
      </w:r>
      <w:r w:rsidR="007D7A50">
        <w:t xml:space="preserve"> </w:t>
      </w:r>
      <w:r w:rsidR="003063E5">
        <w:t>is reflected by these quotes</w:t>
      </w:r>
      <w:r w:rsidR="00CF271D">
        <w:t>:</w:t>
      </w:r>
      <w:r w:rsidR="003933AF">
        <w:t xml:space="preserve"> </w:t>
      </w:r>
    </w:p>
    <w:p w14:paraId="17C0D2D3" w14:textId="6475CCFF" w:rsidR="003933AF" w:rsidRDefault="003933AF" w:rsidP="00785AF1">
      <w:pPr>
        <w:rPr>
          <w:i/>
          <w:iCs/>
        </w:rPr>
      </w:pPr>
      <w:r>
        <w:t>“</w:t>
      </w:r>
      <w:r w:rsidRPr="003933AF">
        <w:rPr>
          <w:i/>
          <w:iCs/>
        </w:rPr>
        <w:t>Generalizations and categorizations can be useful as a first approximation but each case must be analyzed individually, in order to realize a correct volcanic hazard assessment</w:t>
      </w:r>
      <w:r w:rsidR="00DA68FD">
        <w:rPr>
          <w:i/>
          <w:iCs/>
        </w:rPr>
        <w:t>.</w:t>
      </w:r>
      <w:r>
        <w:rPr>
          <w:i/>
          <w:iCs/>
        </w:rPr>
        <w:t>”</w:t>
      </w:r>
      <w:r w:rsidR="00DA68FD" w:rsidRPr="00DA68FD">
        <w:rPr>
          <w:i/>
          <w:iCs/>
        </w:rPr>
        <w:t xml:space="preserve"> </w:t>
      </w:r>
      <w:r w:rsidR="00962270" w:rsidRPr="001B5AF4">
        <w:t>Expert in volcano monitoring,</w:t>
      </w:r>
      <w:r w:rsidR="00F72E3E" w:rsidRPr="001B5AF4">
        <w:t xml:space="preserve"> </w:t>
      </w:r>
      <w:r w:rsidR="00962270" w:rsidRPr="001B5AF4">
        <w:t>physical volcanology,</w:t>
      </w:r>
      <w:r w:rsidR="00F72E3E" w:rsidRPr="001B5AF4">
        <w:t xml:space="preserve"> and </w:t>
      </w:r>
      <w:r w:rsidR="00962270" w:rsidRPr="001B5AF4">
        <w:t>volcanic hazard or risk management</w:t>
      </w:r>
    </w:p>
    <w:p w14:paraId="283D851B" w14:textId="4126AC2A" w:rsidR="00CA0EB9" w:rsidRDefault="00CA0EB9" w:rsidP="00CA0EB9">
      <w:r w:rsidRPr="009520E1">
        <w:rPr>
          <w:i/>
          <w:iCs/>
        </w:rPr>
        <w:t xml:space="preserve">“I will </w:t>
      </w:r>
      <w:r w:rsidR="00640DFA" w:rsidRPr="009520E1">
        <w:rPr>
          <w:i/>
          <w:iCs/>
        </w:rPr>
        <w:t>strengthen</w:t>
      </w:r>
      <w:r w:rsidRPr="009520E1">
        <w:rPr>
          <w:i/>
          <w:iCs/>
        </w:rPr>
        <w:t xml:space="preserve"> the concept that the definition of an active or dormant volcano depends from volcano to volcano</w:t>
      </w:r>
      <w:r w:rsidRPr="00EE595E">
        <w:t xml:space="preserve">.” </w:t>
      </w:r>
      <w:del w:id="72" w:author="Danielle Charlton" w:date="2026-06-09T11:16:00Z" w16du:dateUtc="2026-06-08T23:16:00Z">
        <w:r w:rsidR="00DA68FD" w:rsidDel="00EA566A">
          <w:rPr>
            <w:i/>
            <w:iCs/>
          </w:rPr>
          <w:delText xml:space="preserve">– </w:delText>
        </w:r>
      </w:del>
      <w:r w:rsidR="00C85E7F" w:rsidRPr="001B5AF4">
        <w:t>Expert in “other”, Experimental volcanology</w:t>
      </w:r>
    </w:p>
    <w:p w14:paraId="19BC6536" w14:textId="1E6FA71F" w:rsidR="009D70DA" w:rsidRDefault="003063E5" w:rsidP="00785AF1">
      <w:pPr>
        <w:rPr>
          <w:i/>
          <w:iCs/>
        </w:rPr>
      </w:pPr>
      <w:r w:rsidRPr="009520E1">
        <w:rPr>
          <w:i/>
          <w:iCs/>
        </w:rPr>
        <w:t>“An active volcano is a volcano that has last erupted in its expected recurrence interval.”</w:t>
      </w:r>
      <w:r w:rsidR="00044FAD" w:rsidRPr="00044FAD">
        <w:t xml:space="preserve"> </w:t>
      </w:r>
      <w:r w:rsidR="00044FAD" w:rsidRPr="001B5AF4">
        <w:t>Expert in chemical volcanology</w:t>
      </w:r>
    </w:p>
    <w:p w14:paraId="4A09C50C" w14:textId="7421714C" w:rsidR="00785AF1" w:rsidRPr="006F22FD" w:rsidRDefault="00EE595E" w:rsidP="00785AF1">
      <w:r w:rsidRPr="009D70DA">
        <w:rPr>
          <w:i/>
          <w:iCs/>
        </w:rPr>
        <w:t>“</w:t>
      </w:r>
      <w:r w:rsidR="00785AF1" w:rsidRPr="006F22FD">
        <w:t>But</w:t>
      </w:r>
      <w:r w:rsidR="00785AF1" w:rsidRPr="009D70DA">
        <w:rPr>
          <w:i/>
          <w:iCs/>
        </w:rPr>
        <w:t xml:space="preserve"> they </w:t>
      </w:r>
      <w:r w:rsidRPr="009D70DA">
        <w:rPr>
          <w:i/>
          <w:iCs/>
        </w:rPr>
        <w:t xml:space="preserve">(the terms) </w:t>
      </w:r>
      <w:r w:rsidR="00785AF1" w:rsidRPr="009D70DA">
        <w:rPr>
          <w:i/>
          <w:iCs/>
        </w:rPr>
        <w:t>may be confusing to the public. A monogenetic cone may be considered extinct long before a caldera.</w:t>
      </w:r>
      <w:r w:rsidRPr="009D70DA">
        <w:rPr>
          <w:i/>
          <w:iCs/>
        </w:rPr>
        <w:t>”</w:t>
      </w:r>
      <w:r w:rsidR="005E0EA2">
        <w:rPr>
          <w:i/>
          <w:iCs/>
        </w:rPr>
        <w:t xml:space="preserve"> </w:t>
      </w:r>
      <w:r w:rsidR="00B60B39" w:rsidRPr="001B5AF4">
        <w:t>Expert in volcano monitoring,</w:t>
      </w:r>
      <w:r w:rsidR="00034062" w:rsidRPr="001B5AF4">
        <w:t xml:space="preserve"> </w:t>
      </w:r>
      <w:r w:rsidR="00B60B39" w:rsidRPr="001B5AF4">
        <w:t>chemical volcanology,</w:t>
      </w:r>
      <w:r w:rsidR="006F22FD" w:rsidRPr="001B5AF4">
        <w:t xml:space="preserve"> </w:t>
      </w:r>
      <w:r w:rsidR="00034062" w:rsidRPr="001B5AF4">
        <w:t xml:space="preserve">and </w:t>
      </w:r>
      <w:r w:rsidR="00B60B39" w:rsidRPr="001B5AF4">
        <w:t>volcanic hazard or risk management</w:t>
      </w:r>
    </w:p>
    <w:p w14:paraId="545E0697" w14:textId="44354E2B" w:rsidR="008759C4" w:rsidRDefault="008759C4" w:rsidP="006D3034">
      <w:r>
        <w:t>Another</w:t>
      </w:r>
      <w:r w:rsidR="005017DD">
        <w:t xml:space="preserve"> common</w:t>
      </w:r>
      <w:r w:rsidR="000A7EC8">
        <w:t xml:space="preserve"> theme</w:t>
      </w:r>
      <w:r w:rsidR="005017DD">
        <w:t xml:space="preserve"> was the need to </w:t>
      </w:r>
      <w:r w:rsidR="005017DD" w:rsidRPr="0004602C">
        <w:rPr>
          <w:b/>
          <w:bCs/>
        </w:rPr>
        <w:t>incorporate volcano monitoring data</w:t>
      </w:r>
      <w:r w:rsidR="000A7EC8">
        <w:rPr>
          <w:b/>
          <w:bCs/>
        </w:rPr>
        <w:t xml:space="preserve"> </w:t>
      </w:r>
      <w:r w:rsidR="000A7EC8" w:rsidRPr="0046364A">
        <w:t>and</w:t>
      </w:r>
      <w:r w:rsidR="000A7EC8">
        <w:rPr>
          <w:b/>
          <w:bCs/>
        </w:rPr>
        <w:t xml:space="preserve"> </w:t>
      </w:r>
      <w:r w:rsidR="00955008">
        <w:rPr>
          <w:b/>
          <w:bCs/>
        </w:rPr>
        <w:t xml:space="preserve">level of </w:t>
      </w:r>
      <w:r w:rsidR="005017DD" w:rsidRPr="0004602C">
        <w:rPr>
          <w:b/>
          <w:bCs/>
        </w:rPr>
        <w:t>unrest</w:t>
      </w:r>
      <w:r w:rsidR="006D3034" w:rsidRPr="0004602C">
        <w:rPr>
          <w:b/>
          <w:bCs/>
        </w:rPr>
        <w:t>,</w:t>
      </w:r>
      <w:r w:rsidR="006D3034">
        <w:t xml:space="preserve"> especially when distinguishing </w:t>
      </w:r>
      <w:r w:rsidR="002A65CA" w:rsidRPr="002A65CA">
        <w:rPr>
          <w:i/>
        </w:rPr>
        <w:t>active</w:t>
      </w:r>
      <w:r w:rsidR="006D3034">
        <w:t xml:space="preserve"> and </w:t>
      </w:r>
      <w:r w:rsidR="007761DD" w:rsidRPr="007761DD">
        <w:rPr>
          <w:i/>
        </w:rPr>
        <w:t>dormant</w:t>
      </w:r>
      <w:r w:rsidR="006D3034">
        <w:t xml:space="preserve"> volcanoes</w:t>
      </w:r>
      <w:r w:rsidR="00E05B93">
        <w:t xml:space="preserve">. </w:t>
      </w:r>
    </w:p>
    <w:p w14:paraId="3CA505A0" w14:textId="13A37D5F" w:rsidR="009D70DA" w:rsidRDefault="006D3034" w:rsidP="006D3034">
      <w:pPr>
        <w:rPr>
          <w:i/>
          <w:iCs/>
        </w:rPr>
      </w:pPr>
      <w:r w:rsidRPr="006D3034">
        <w:rPr>
          <w:i/>
          <w:iCs/>
        </w:rPr>
        <w:t>“Maybe I'd relate it more to signs of activity in terms of monitoring signals (SO</w:t>
      </w:r>
      <w:r w:rsidRPr="006F22FD">
        <w:rPr>
          <w:i/>
          <w:vertAlign w:val="subscript"/>
        </w:rPr>
        <w:t>2</w:t>
      </w:r>
      <w:r w:rsidRPr="006D3034">
        <w:rPr>
          <w:i/>
          <w:iCs/>
        </w:rPr>
        <w:t xml:space="preserve"> emissions, ground deformation that are easier to detect) than to a timeframe</w:t>
      </w:r>
      <w:r>
        <w:rPr>
          <w:i/>
          <w:iCs/>
        </w:rPr>
        <w:t>.”</w:t>
      </w:r>
      <w:r w:rsidR="00621876">
        <w:rPr>
          <w:i/>
          <w:iCs/>
        </w:rPr>
        <w:t xml:space="preserve"> </w:t>
      </w:r>
      <w:r w:rsidR="00621876" w:rsidRPr="001B5AF4">
        <w:t>Expert in physical volcanology</w:t>
      </w:r>
    </w:p>
    <w:p w14:paraId="51E9D9A8" w14:textId="020D747E" w:rsidR="006D3034" w:rsidRPr="006D3034" w:rsidRDefault="006D3034" w:rsidP="006D3034">
      <w:pPr>
        <w:rPr>
          <w:i/>
          <w:iCs/>
        </w:rPr>
      </w:pPr>
      <w:r>
        <w:rPr>
          <w:i/>
          <w:iCs/>
        </w:rPr>
        <w:t xml:space="preserve"> “</w:t>
      </w:r>
      <w:r w:rsidRPr="006D3034">
        <w:rPr>
          <w:i/>
          <w:iCs/>
        </w:rPr>
        <w:t>A volcano with the potential to erupt. Perhaps evidence for unrest (recent timescales of at least several years) may be a good separator from the dormant state</w:t>
      </w:r>
      <w:r w:rsidR="004A29A9">
        <w:rPr>
          <w:i/>
          <w:iCs/>
        </w:rPr>
        <w:t>.</w:t>
      </w:r>
      <w:r>
        <w:rPr>
          <w:i/>
          <w:iCs/>
        </w:rPr>
        <w:t>”</w:t>
      </w:r>
      <w:r w:rsidR="001D51B0">
        <w:rPr>
          <w:i/>
          <w:iCs/>
        </w:rPr>
        <w:t xml:space="preserve"> </w:t>
      </w:r>
      <w:r w:rsidR="001D51B0" w:rsidRPr="001B5AF4">
        <w:t>Expert in physical volcanology and volcano monitoring.</w:t>
      </w:r>
    </w:p>
    <w:p w14:paraId="63F380CF" w14:textId="4E49DFC4" w:rsidR="008B1450" w:rsidRDefault="006514DC" w:rsidP="00A34B18">
      <w:pPr>
        <w:rPr>
          <w:i/>
          <w:iCs/>
        </w:rPr>
      </w:pPr>
      <w:r>
        <w:t>Another</w:t>
      </w:r>
      <w:r w:rsidR="00ED669D">
        <w:t xml:space="preserve"> theme </w:t>
      </w:r>
      <w:r>
        <w:t xml:space="preserve">was </w:t>
      </w:r>
      <w:r w:rsidR="001A645E">
        <w:t xml:space="preserve">the </w:t>
      </w:r>
      <w:r w:rsidR="00621532">
        <w:t>idea</w:t>
      </w:r>
      <w:r w:rsidR="001A645E">
        <w:t xml:space="preserve"> of </w:t>
      </w:r>
      <w:r w:rsidR="00AC55EB" w:rsidRPr="00AC55EB">
        <w:t>consider</w:t>
      </w:r>
      <w:r w:rsidR="001A645E">
        <w:t>ing</w:t>
      </w:r>
      <w:r w:rsidR="00AC55EB" w:rsidRPr="00AC55EB">
        <w:t xml:space="preserve"> </w:t>
      </w:r>
      <w:r w:rsidR="00AC55EB" w:rsidRPr="00AC55EB">
        <w:rPr>
          <w:b/>
          <w:bCs/>
        </w:rPr>
        <w:t>public or stakeholder perspectives</w:t>
      </w:r>
      <w:r w:rsidR="00AC55EB" w:rsidRPr="00AC55EB">
        <w:t xml:space="preserve"> and the </w:t>
      </w:r>
      <w:r w:rsidR="002F5B82" w:rsidRPr="00AC55EB">
        <w:t xml:space="preserve">perceived difference in </w:t>
      </w:r>
      <w:r w:rsidR="00621532">
        <w:t>h</w:t>
      </w:r>
      <w:r w:rsidR="008B1450">
        <w:t xml:space="preserve">ow </w:t>
      </w:r>
      <w:r w:rsidR="002F5B82" w:rsidRPr="00AC55EB">
        <w:t>the</w:t>
      </w:r>
      <w:r w:rsidR="008B1450">
        <w:t>y may</w:t>
      </w:r>
      <w:r w:rsidR="00FA6F7B" w:rsidRPr="00AC55EB">
        <w:t xml:space="preserve"> defin</w:t>
      </w:r>
      <w:r w:rsidR="008B1450">
        <w:t>e</w:t>
      </w:r>
      <w:r w:rsidR="00FA6F7B" w:rsidRPr="00AC55EB">
        <w:t xml:space="preserve"> </w:t>
      </w:r>
      <w:r w:rsidR="002A65CA" w:rsidRPr="002A65CA">
        <w:rPr>
          <w:i/>
        </w:rPr>
        <w:t>active</w:t>
      </w:r>
      <w:r w:rsidR="002F5B82" w:rsidRPr="00AC55EB">
        <w:t xml:space="preserve"> volcano from scientists and the public</w:t>
      </w:r>
      <w:r w:rsidR="008B1450">
        <w:t>.</w:t>
      </w:r>
      <w:r w:rsidR="00FA6F7B" w:rsidRPr="00A34B18">
        <w:rPr>
          <w:i/>
          <w:iCs/>
        </w:rPr>
        <w:t xml:space="preserve"> </w:t>
      </w:r>
    </w:p>
    <w:p w14:paraId="5529BE56" w14:textId="1B1E2AB4" w:rsidR="00A34B18" w:rsidRPr="00A34B18" w:rsidRDefault="00A34B18" w:rsidP="00A34B18">
      <w:pPr>
        <w:rPr>
          <w:i/>
          <w:iCs/>
        </w:rPr>
      </w:pPr>
      <w:r>
        <w:rPr>
          <w:i/>
          <w:iCs/>
        </w:rPr>
        <w:t>“</w:t>
      </w:r>
      <w:r w:rsidRPr="00A34B18">
        <w:rPr>
          <w:i/>
          <w:iCs/>
        </w:rPr>
        <w:t>If I take off my volcanologist hat and pretend that I am an untrained person in the public sphere, I would think that an active volcano is one that is erupting or has erupted in the past 20-100 years. People, even some geologists, do</w:t>
      </w:r>
      <w:r w:rsidR="006F6AC1">
        <w:rPr>
          <w:i/>
          <w:iCs/>
        </w:rPr>
        <w:t xml:space="preserve"> [not]</w:t>
      </w:r>
      <w:r w:rsidRPr="00A34B18">
        <w:rPr>
          <w:i/>
          <w:iCs/>
        </w:rPr>
        <w:t xml:space="preserve"> intuitively think in geological timescales and instead seem more akin to think in terms of human timescales, or what they themselves can relate to.</w:t>
      </w:r>
      <w:r>
        <w:rPr>
          <w:i/>
          <w:iCs/>
        </w:rPr>
        <w:t>”</w:t>
      </w:r>
      <w:r w:rsidR="009F1323">
        <w:rPr>
          <w:i/>
          <w:iCs/>
        </w:rPr>
        <w:t xml:space="preserve"> </w:t>
      </w:r>
      <w:r w:rsidR="00962531" w:rsidRPr="0046364A">
        <w:t xml:space="preserve">Expert </w:t>
      </w:r>
      <w:r w:rsidR="00F54B0C">
        <w:t xml:space="preserve">self </w:t>
      </w:r>
      <w:r w:rsidR="00962531" w:rsidRPr="0046364A">
        <w:t>de</w:t>
      </w:r>
      <w:r w:rsidR="00F54B0C">
        <w:t>f</w:t>
      </w:r>
      <w:r w:rsidR="00962531" w:rsidRPr="0046364A">
        <w:t xml:space="preserve">ined as </w:t>
      </w:r>
      <w:r w:rsidR="00962531" w:rsidRPr="00962531">
        <w:rPr>
          <w:i/>
          <w:iCs/>
        </w:rPr>
        <w:t>other</w:t>
      </w:r>
      <w:r w:rsidR="00962531">
        <w:rPr>
          <w:i/>
          <w:iCs/>
        </w:rPr>
        <w:t xml:space="preserve"> “</w:t>
      </w:r>
      <w:r w:rsidR="00CF5935" w:rsidRPr="00CF5935">
        <w:rPr>
          <w:i/>
          <w:iCs/>
        </w:rPr>
        <w:t>I summarize worldwide volcanic activity for the public on a weekly basis.</w:t>
      </w:r>
      <w:r w:rsidR="00CF5935">
        <w:rPr>
          <w:i/>
          <w:iCs/>
        </w:rPr>
        <w:t>”</w:t>
      </w:r>
    </w:p>
    <w:p w14:paraId="7BAE2404" w14:textId="01012EB3" w:rsidR="00A34B18" w:rsidRDefault="00AC55EB" w:rsidP="00BD466D">
      <w:pPr>
        <w:rPr>
          <w:i/>
          <w:iCs/>
        </w:rPr>
      </w:pPr>
      <w:r w:rsidRPr="00BD466D">
        <w:rPr>
          <w:i/>
          <w:iCs/>
        </w:rPr>
        <w:t>“</w:t>
      </w:r>
      <w:r w:rsidR="00BD466D" w:rsidRPr="00BD466D">
        <w:rPr>
          <w:i/>
          <w:iCs/>
        </w:rPr>
        <w:t>Scientifically:</w:t>
      </w:r>
      <w:r w:rsidR="00BD466D" w:rsidRPr="00D65B0B">
        <w:t xml:space="preserve"> </w:t>
      </w:r>
      <w:r w:rsidR="00340492" w:rsidRPr="0046364A">
        <w:rPr>
          <w:i/>
          <w:iCs/>
        </w:rPr>
        <w:t>[</w:t>
      </w:r>
      <w:r w:rsidR="00D65B0B" w:rsidRPr="0046364A">
        <w:rPr>
          <w:i/>
          <w:iCs/>
        </w:rPr>
        <w:t xml:space="preserve">an </w:t>
      </w:r>
      <w:r w:rsidR="002A65CA" w:rsidRPr="002A65CA">
        <w:rPr>
          <w:i/>
          <w:iCs/>
        </w:rPr>
        <w:t>active</w:t>
      </w:r>
      <w:r w:rsidR="00D65B0B" w:rsidRPr="0046364A">
        <w:rPr>
          <w:i/>
          <w:iCs/>
        </w:rPr>
        <w:t xml:space="preserve"> volcano</w:t>
      </w:r>
      <w:r w:rsidR="00340492" w:rsidRPr="0046364A">
        <w:rPr>
          <w:i/>
          <w:iCs/>
        </w:rPr>
        <w:t>]</w:t>
      </w:r>
      <w:r w:rsidR="00D65B0B" w:rsidRPr="00D65B0B">
        <w:t xml:space="preserve"> </w:t>
      </w:r>
      <w:r w:rsidR="00BD466D" w:rsidRPr="00BD466D">
        <w:rPr>
          <w:i/>
          <w:iCs/>
        </w:rPr>
        <w:t>erupted within the Holocene. Public understanding: it's erupting, has very recently erupted, or at the very least is in unrest.”</w:t>
      </w:r>
      <w:r w:rsidR="00D806CA">
        <w:rPr>
          <w:i/>
          <w:iCs/>
        </w:rPr>
        <w:t xml:space="preserve"> </w:t>
      </w:r>
      <w:r w:rsidR="00F54B0C">
        <w:rPr>
          <w:i/>
          <w:iCs/>
        </w:rPr>
        <w:t xml:space="preserve"> </w:t>
      </w:r>
      <w:r w:rsidR="00F54B0C" w:rsidRPr="001B5AF4">
        <w:t>Expert in volcano monitoring, physical volcanology, and volcanic hazard or risk management.</w:t>
      </w:r>
    </w:p>
    <w:p w14:paraId="5C3B9D2C" w14:textId="00335606" w:rsidR="00BD466D" w:rsidRDefault="00D806CA" w:rsidP="00BD466D">
      <w:pPr>
        <w:rPr>
          <w:i/>
          <w:iCs/>
        </w:rPr>
      </w:pPr>
      <w:r>
        <w:rPr>
          <w:i/>
          <w:iCs/>
        </w:rPr>
        <w:t>“</w:t>
      </w:r>
      <w:r w:rsidR="008333FB" w:rsidRPr="0086313C">
        <w:rPr>
          <w:i/>
          <w:iCs/>
        </w:rPr>
        <w:t>Unequivocal wording should be used when communicating with emergency management, the public, and other stakeholders.</w:t>
      </w:r>
      <w:r w:rsidR="008333FB">
        <w:rPr>
          <w:i/>
          <w:iCs/>
        </w:rPr>
        <w:t>”</w:t>
      </w:r>
      <w:r w:rsidR="000A2572" w:rsidRPr="001B5AF4">
        <w:t xml:space="preserve"> Expert in physical volcanology, and volcanic hazard or risk management</w:t>
      </w:r>
    </w:p>
    <w:p w14:paraId="04211ED1" w14:textId="1809FD0A" w:rsidR="00463C90" w:rsidRDefault="008F3F25" w:rsidP="00BD466D">
      <w:r>
        <w:lastRenderedPageBreak/>
        <w:t>A c</w:t>
      </w:r>
      <w:r w:rsidR="006514DC">
        <w:t>ommon</w:t>
      </w:r>
      <w:r>
        <w:t xml:space="preserve"> </w:t>
      </w:r>
      <w:r w:rsidR="00190BF6">
        <w:t>comment</w:t>
      </w:r>
      <w:r w:rsidR="006514DC">
        <w:t xml:space="preserve"> </w:t>
      </w:r>
      <w:r w:rsidR="00C43E4C">
        <w:t xml:space="preserve">when defining </w:t>
      </w:r>
      <w:r w:rsidR="00674091">
        <w:t xml:space="preserve">an </w:t>
      </w:r>
      <w:r w:rsidR="007761DD" w:rsidRPr="007761DD">
        <w:rPr>
          <w:i/>
        </w:rPr>
        <w:t>erupting</w:t>
      </w:r>
      <w:r w:rsidR="00674091">
        <w:t xml:space="preserve"> volcano </w:t>
      </w:r>
      <w:r w:rsidR="00190BF6">
        <w:t xml:space="preserve">involved </w:t>
      </w:r>
      <w:r w:rsidR="00AC10A8">
        <w:t>consider</w:t>
      </w:r>
      <w:r w:rsidR="00190BF6">
        <w:t>ing</w:t>
      </w:r>
      <w:r w:rsidR="00AC10A8">
        <w:t xml:space="preserve"> </w:t>
      </w:r>
      <w:r w:rsidR="00AC10A8" w:rsidRPr="00C43E4C">
        <w:rPr>
          <w:b/>
          <w:bCs/>
        </w:rPr>
        <w:t>eruption episodes versus eruptions</w:t>
      </w:r>
      <w:r w:rsidR="000269EC">
        <w:rPr>
          <w:b/>
          <w:bCs/>
        </w:rPr>
        <w:t xml:space="preserve"> and phreatic eruptions</w:t>
      </w:r>
      <w:r w:rsidR="00463C90">
        <w:t>.</w:t>
      </w:r>
      <w:r w:rsidR="00851102">
        <w:t xml:space="preserve"> </w:t>
      </w:r>
    </w:p>
    <w:p w14:paraId="504C5183" w14:textId="19AB6B5F" w:rsidR="00276F86" w:rsidRDefault="00851102" w:rsidP="00BD466D">
      <w:pPr>
        <w:rPr>
          <w:i/>
          <w:iCs/>
        </w:rPr>
      </w:pPr>
      <w:r w:rsidRPr="00851102">
        <w:rPr>
          <w:i/>
          <w:iCs/>
        </w:rPr>
        <w:t>“An erupting volcano is one that displays continuous or discontinuous surface eruptive phenomena (e</w:t>
      </w:r>
      <w:r w:rsidR="00F40C04">
        <w:rPr>
          <w:i/>
          <w:iCs/>
        </w:rPr>
        <w:t>.</w:t>
      </w:r>
      <w:r w:rsidRPr="00851102">
        <w:rPr>
          <w:i/>
          <w:iCs/>
        </w:rPr>
        <w:t>g</w:t>
      </w:r>
      <w:r w:rsidR="00F80606">
        <w:rPr>
          <w:i/>
          <w:iCs/>
        </w:rPr>
        <w:t>.</w:t>
      </w:r>
      <w:r w:rsidRPr="00851102">
        <w:rPr>
          <w:i/>
          <w:iCs/>
        </w:rPr>
        <w:t xml:space="preserve"> explosions or lava). In the case of eruptions characteristics by discontinuous activity the phases are short, but there</w:t>
      </w:r>
      <w:r w:rsidR="007405AF">
        <w:rPr>
          <w:i/>
          <w:iCs/>
        </w:rPr>
        <w:t xml:space="preserve"> [sic]</w:t>
      </w:r>
      <w:r w:rsidRPr="00851102">
        <w:rPr>
          <w:i/>
          <w:iCs/>
        </w:rPr>
        <w:t xml:space="preserve"> choice of a time frame is likely to</w:t>
      </w:r>
      <w:r w:rsidR="007405AF">
        <w:rPr>
          <w:i/>
          <w:iCs/>
        </w:rPr>
        <w:t xml:space="preserve"> </w:t>
      </w:r>
      <w:r w:rsidR="0084449B">
        <w:rPr>
          <w:i/>
          <w:iCs/>
        </w:rPr>
        <w:t>[</w:t>
      </w:r>
      <w:r w:rsidR="00F40C04">
        <w:rPr>
          <w:i/>
          <w:iCs/>
        </w:rPr>
        <w:t>be</w:t>
      </w:r>
      <w:r w:rsidR="0084449B">
        <w:rPr>
          <w:i/>
          <w:iCs/>
        </w:rPr>
        <w:t>]</w:t>
      </w:r>
      <w:r w:rsidR="00F40C04">
        <w:rPr>
          <w:i/>
          <w:iCs/>
        </w:rPr>
        <w:t xml:space="preserve"> </w:t>
      </w:r>
      <w:r w:rsidRPr="00851102">
        <w:rPr>
          <w:i/>
          <w:iCs/>
        </w:rPr>
        <w:t>arbitrary and vary from one volcano to another.”</w:t>
      </w:r>
      <w:r w:rsidR="00AD0B71">
        <w:rPr>
          <w:i/>
          <w:iCs/>
        </w:rPr>
        <w:t xml:space="preserve">. </w:t>
      </w:r>
      <w:r w:rsidR="00AD0B71" w:rsidRPr="001B5AF4">
        <w:t>Expert in volcano monitoring, physical volcanology, chemical volcanology,</w:t>
      </w:r>
      <w:r w:rsidR="001B107E" w:rsidRPr="001B5AF4">
        <w:t xml:space="preserve"> </w:t>
      </w:r>
      <w:r w:rsidR="00AD0B71" w:rsidRPr="001B5AF4">
        <w:t>and volcanic hazard or risk management</w:t>
      </w:r>
    </w:p>
    <w:p w14:paraId="2E90EDAF" w14:textId="12E109AF" w:rsidR="00DD6BAF" w:rsidRDefault="00DD6BAF" w:rsidP="00BD466D">
      <w:pPr>
        <w:rPr>
          <w:i/>
          <w:iCs/>
        </w:rPr>
      </w:pPr>
      <w:r w:rsidRPr="00DD6BAF">
        <w:rPr>
          <w:i/>
          <w:iCs/>
        </w:rPr>
        <w:t>"Erupting volcano" = currently emitting ash/lava or experiencing magmatic unrest in the context of having recently erupted. The definition needs to allow for pauses in an ongoing long-lived eruption.</w:t>
      </w:r>
      <w:r w:rsidR="00A5062B">
        <w:rPr>
          <w:i/>
          <w:iCs/>
        </w:rPr>
        <w:t xml:space="preserve"> </w:t>
      </w:r>
      <w:r w:rsidR="00A5062B" w:rsidRPr="001B5AF4">
        <w:t>Expert in physical volcanology, and volcanic hazard or risk management</w:t>
      </w:r>
    </w:p>
    <w:p w14:paraId="53AD3951" w14:textId="37EA3835" w:rsidR="00E224CB" w:rsidRPr="00DD6BAF" w:rsidRDefault="00292493" w:rsidP="00E224CB">
      <w:pPr>
        <w:rPr>
          <w:i/>
          <w:iCs/>
        </w:rPr>
      </w:pPr>
      <w:r>
        <w:rPr>
          <w:i/>
          <w:iCs/>
        </w:rPr>
        <w:t>“</w:t>
      </w:r>
      <w:r w:rsidR="00E224CB" w:rsidRPr="00E224CB">
        <w:rPr>
          <w:i/>
          <w:iCs/>
        </w:rPr>
        <w:t>A volcano that is visibly erupting.</w:t>
      </w:r>
      <w:r>
        <w:rPr>
          <w:i/>
          <w:iCs/>
        </w:rPr>
        <w:t xml:space="preserve"> </w:t>
      </w:r>
      <w:r w:rsidR="00E224CB" w:rsidRPr="00E224CB">
        <w:rPr>
          <w:i/>
          <w:iCs/>
        </w:rPr>
        <w:t>And now it gets interesting.... 1. An eruption can involve juvenile material (magma/melt) that is being erupted either explosively or effusively, driven by the expansion of magmatic gases.</w:t>
      </w:r>
      <w:r w:rsidR="00E224CB">
        <w:rPr>
          <w:i/>
          <w:iCs/>
        </w:rPr>
        <w:t xml:space="preserve"> </w:t>
      </w:r>
      <w:r w:rsidR="00E224CB" w:rsidRPr="00E224CB">
        <w:rPr>
          <w:i/>
          <w:iCs/>
        </w:rPr>
        <w:t>2. An eruption can also involve purely non-juvenile material (e.g. phreatic eruptions), driven by the expansion of water (i.e. sudden flashing of water into steam). 3. An eruption can involve a mix of juvenile and non-juvenile material (i.e. phreatomagmatic), driven by a combination of magmatic gases and steam.</w:t>
      </w:r>
      <w:r w:rsidR="004B6D7F">
        <w:rPr>
          <w:i/>
          <w:iCs/>
        </w:rPr>
        <w:t xml:space="preserve"> </w:t>
      </w:r>
      <w:r w:rsidR="00E224CB" w:rsidRPr="00E224CB">
        <w:rPr>
          <w:i/>
          <w:iCs/>
        </w:rPr>
        <w:t>For me, an erupting volcano means that either the volcano itself is erupting or a satellite/flank vent fed by a conduit connected to the volcano is erupting. I do not consider 'eruptions' in geothermal fields (such as Yellowstone) to be 'erupting volcanoes' even though they have strong similarities to the phreatic eruptions (number 2) mentioned above, and they can of course be hazardous as they can erupt suddenly and without prior warning, I do not consider geysers and other regular releases of heat in geothermal areas to be manifestations of an 'erupting volcano'.</w:t>
      </w:r>
      <w:r>
        <w:rPr>
          <w:i/>
          <w:iCs/>
        </w:rPr>
        <w:t xml:space="preserve">” </w:t>
      </w:r>
      <w:r w:rsidR="00760931">
        <w:rPr>
          <w:i/>
          <w:iCs/>
        </w:rPr>
        <w:t xml:space="preserve"> </w:t>
      </w:r>
      <w:r w:rsidR="00760931" w:rsidRPr="00B450D1">
        <w:t>Expert in physical volcanology,</w:t>
      </w:r>
      <w:r w:rsidR="006E4563" w:rsidRPr="00B450D1">
        <w:t xml:space="preserve"> </w:t>
      </w:r>
      <w:r w:rsidR="00760931" w:rsidRPr="00B450D1">
        <w:t>and chemical volcanology</w:t>
      </w:r>
    </w:p>
    <w:p w14:paraId="5CFF6724" w14:textId="3C85B377" w:rsidR="001B53D0" w:rsidRDefault="00523FF6" w:rsidP="00116219">
      <w:r w:rsidRPr="000622D7">
        <w:t xml:space="preserve">The theme of </w:t>
      </w:r>
      <w:r w:rsidRPr="00E224CB">
        <w:rPr>
          <w:b/>
          <w:bCs/>
        </w:rPr>
        <w:t>pr</w:t>
      </w:r>
      <w:r w:rsidR="003B5419" w:rsidRPr="00E224CB">
        <w:rPr>
          <w:b/>
          <w:bCs/>
        </w:rPr>
        <w:t>obability</w:t>
      </w:r>
      <w:r w:rsidR="003B5419" w:rsidRPr="000622D7">
        <w:t xml:space="preserve"> and chance was mentioned by several respondents</w:t>
      </w:r>
      <w:r w:rsidR="001849D3">
        <w:t>,</w:t>
      </w:r>
      <w:r w:rsidR="003B5419" w:rsidRPr="000622D7">
        <w:t xml:space="preserve"> both as a way to qualify</w:t>
      </w:r>
      <w:r w:rsidR="00F4384C" w:rsidRPr="000622D7">
        <w:t xml:space="preserve"> </w:t>
      </w:r>
      <w:r w:rsidR="007761DD" w:rsidRPr="007761DD">
        <w:rPr>
          <w:i/>
        </w:rPr>
        <w:t>active</w:t>
      </w:r>
      <w:r w:rsidR="007761DD">
        <w:rPr>
          <w:i/>
        </w:rPr>
        <w:t>,</w:t>
      </w:r>
      <w:r w:rsidR="00F4384C" w:rsidRPr="000622D7">
        <w:t xml:space="preserve"> </w:t>
      </w:r>
      <w:r w:rsidR="007761DD" w:rsidRPr="007761DD">
        <w:rPr>
          <w:i/>
        </w:rPr>
        <w:t>dormant</w:t>
      </w:r>
      <w:r w:rsidR="007761DD">
        <w:rPr>
          <w:i/>
        </w:rPr>
        <w:t>,</w:t>
      </w:r>
      <w:r w:rsidR="00F4384C" w:rsidRPr="000622D7">
        <w:t xml:space="preserve"> and </w:t>
      </w:r>
      <w:r w:rsidR="00F4384C" w:rsidRPr="0046364A">
        <w:rPr>
          <w:i/>
          <w:iCs/>
        </w:rPr>
        <w:t>extinct</w:t>
      </w:r>
      <w:r w:rsidR="00F4384C" w:rsidRPr="000622D7">
        <w:t>.</w:t>
      </w:r>
      <w:r w:rsidR="00116219" w:rsidRPr="00116219">
        <w:rPr>
          <w:i/>
          <w:iCs/>
        </w:rPr>
        <w:t xml:space="preserve"> </w:t>
      </w:r>
      <w:r w:rsidR="00B657C4">
        <w:t xml:space="preserve">The following quotes reflect this: </w:t>
      </w:r>
    </w:p>
    <w:p w14:paraId="2D65E00C" w14:textId="5BFDB267" w:rsidR="00116219" w:rsidRPr="00116219" w:rsidRDefault="000622D7" w:rsidP="00116219">
      <w:pPr>
        <w:rPr>
          <w:i/>
          <w:iCs/>
        </w:rPr>
      </w:pPr>
      <w:r>
        <w:rPr>
          <w:i/>
          <w:iCs/>
        </w:rPr>
        <w:t>“</w:t>
      </w:r>
      <w:r w:rsidR="00116219" w:rsidRPr="00116219">
        <w:rPr>
          <w:i/>
          <w:iCs/>
        </w:rPr>
        <w:t>It MIGHT be useful to define these terms in terms of likelihood or probability of renewed eruption within a specified time frame, but such a definition would likely confuse media and the public    Alternatively, you might just use the terms "almost certainly will erupt again," "probably will erupt again," and "probably won't erupt again."    You could semi-quantify this by substituting a time frame (say, 100 years) for the word "again."</w:t>
      </w:r>
      <w:r w:rsidR="003B0048">
        <w:rPr>
          <w:i/>
          <w:iCs/>
        </w:rPr>
        <w:t xml:space="preserve"> </w:t>
      </w:r>
      <w:r w:rsidR="003B0048" w:rsidRPr="00B450D1">
        <w:t>Expert in volcano monitoring, physical volcanology, and volcanic hazard or risk management.</w:t>
      </w:r>
    </w:p>
    <w:p w14:paraId="3850ED40" w14:textId="71781B50" w:rsidR="00116219" w:rsidRDefault="00292493" w:rsidP="00116219">
      <w:r>
        <w:rPr>
          <w:i/>
          <w:iCs/>
        </w:rPr>
        <w:t>“</w:t>
      </w:r>
      <w:r w:rsidR="00116219" w:rsidRPr="00116219">
        <w:rPr>
          <w:i/>
          <w:iCs/>
        </w:rPr>
        <w:t>In general I disagree (lightly) with timescale-based definitions -- definitions should be based on potential for volcanic activity (though this is a lot foggier than timescale, unfortunately). E.g., "active" = an active magmatic system exists which has a moderate probability of eruption at some point. OR rather, definitions may be based on probable timescales for future eruptions, not timescales of past eruptions. E.g., this volcano is "active" in that there is a 50% probability of eruption in the next 100 years (JUST as an example, I'm not saying the threshold should be necessarily 100 years, or necessarily 50% probability...).</w:t>
      </w:r>
      <w:r w:rsidR="00BE75F7">
        <w:rPr>
          <w:i/>
          <w:iCs/>
        </w:rPr>
        <w:t>”</w:t>
      </w:r>
      <w:r w:rsidR="00937C12">
        <w:rPr>
          <w:i/>
          <w:iCs/>
        </w:rPr>
        <w:t xml:space="preserve"> </w:t>
      </w:r>
      <w:r w:rsidR="00937C12" w:rsidRPr="00B450D1">
        <w:t>Expert in physical volcanology</w:t>
      </w:r>
    </w:p>
    <w:p w14:paraId="1A8BD8B3" w14:textId="01B748E2" w:rsidR="007A56FA" w:rsidRPr="000D6881" w:rsidRDefault="00EA566A" w:rsidP="006232A8">
      <w:ins w:id="73" w:author="Danielle Charlton" w:date="2026-06-09T11:17:00Z" w16du:dateUtc="2026-06-08T23:17:00Z">
        <w:r>
          <w:t xml:space="preserve">There was no consistent </w:t>
        </w:r>
      </w:ins>
      <w:ins w:id="74" w:author="Danielle Charlton" w:date="2026-06-09T11:18:00Z" w16du:dateUtc="2026-06-08T23:18:00Z">
        <w:r w:rsidR="005458FB">
          <w:t xml:space="preserve">respondent </w:t>
        </w:r>
      </w:ins>
      <w:ins w:id="75" w:author="Danielle Charlton" w:date="2026-06-09T11:17:00Z" w16du:dateUtc="2026-06-08T23:17:00Z">
        <w:r>
          <w:t xml:space="preserve">pattern </w:t>
        </w:r>
        <w:r w:rsidR="005458FB">
          <w:t xml:space="preserve">of the </w:t>
        </w:r>
      </w:ins>
      <w:del w:id="76" w:author="Danielle Charlton" w:date="2026-06-09T11:17:00Z" w16du:dateUtc="2026-06-08T23:17:00Z">
        <w:r w:rsidR="00780BC9" w:rsidDel="005458FB">
          <w:delText>Our data r</w:delText>
        </w:r>
        <w:r w:rsidR="006232A8" w:rsidDel="005458FB">
          <w:delText>eject</w:delText>
        </w:r>
        <w:r w:rsidR="00780BC9" w:rsidDel="005458FB">
          <w:delText>ed</w:delText>
        </w:r>
        <w:r w:rsidR="006232A8" w:rsidDel="005458FB">
          <w:delText xml:space="preserve"> our initial hypothesis </w:delText>
        </w:r>
        <w:r w:rsidR="007A56FA" w:rsidDel="005458FB">
          <w:delText>that the</w:delText>
        </w:r>
      </w:del>
      <w:r w:rsidR="007A56FA">
        <w:t xml:space="preserve"> timeframe chose</w:t>
      </w:r>
      <w:r w:rsidR="00CF0A13">
        <w:t>n</w:t>
      </w:r>
      <w:r w:rsidR="007A56FA">
        <w:t xml:space="preserve"> for volcano </w:t>
      </w:r>
      <w:r w:rsidR="00CF0A13">
        <w:t xml:space="preserve">term definitions </w:t>
      </w:r>
      <w:del w:id="77" w:author="Danielle Charlton" w:date="2026-06-09T11:18:00Z" w16du:dateUtc="2026-06-08T23:18:00Z">
        <w:r w:rsidR="00780BC9" w:rsidDel="005458FB">
          <w:delText>would</w:delText>
        </w:r>
        <w:r w:rsidR="007A56FA" w:rsidRPr="000D6881" w:rsidDel="005458FB">
          <w:delText xml:space="preserve"> depend on</w:delText>
        </w:r>
      </w:del>
      <w:ins w:id="78" w:author="Danielle Charlton" w:date="2026-06-09T11:18:00Z" w16du:dateUtc="2026-06-08T23:18:00Z">
        <w:r w:rsidR="005458FB">
          <w:t>and</w:t>
        </w:r>
      </w:ins>
      <w:r w:rsidR="00780BC9">
        <w:t xml:space="preserve"> how participants</w:t>
      </w:r>
      <w:r w:rsidR="007A56FA" w:rsidRPr="000D6881">
        <w:t xml:space="preserve"> </w:t>
      </w:r>
      <w:r w:rsidR="00CF0A13">
        <w:t>self</w:t>
      </w:r>
      <w:r w:rsidR="00780BC9">
        <w:t>-</w:t>
      </w:r>
      <w:r w:rsidR="00CF0A13">
        <w:t xml:space="preserve">identified </w:t>
      </w:r>
      <w:r w:rsidR="00780BC9">
        <w:t xml:space="preserve">as </w:t>
      </w:r>
      <w:r w:rsidR="007A56FA" w:rsidRPr="000D6881">
        <w:t>volcanologist</w:t>
      </w:r>
      <w:r w:rsidR="00780BC9">
        <w:t>s</w:t>
      </w:r>
      <w:r w:rsidR="008D2926">
        <w:t xml:space="preserve"> (Figs. 1 and 2)</w:t>
      </w:r>
      <w:r w:rsidR="00CF0A13">
        <w:t>.</w:t>
      </w:r>
      <w:r w:rsidR="00EA1ED0">
        <w:t xml:space="preserve"> For example, </w:t>
      </w:r>
      <w:r w:rsidR="004313FC">
        <w:t xml:space="preserve">experts in </w:t>
      </w:r>
      <w:r w:rsidR="00B97B75">
        <w:t>chemical volcanolog</w:t>
      </w:r>
      <w:r w:rsidR="004313FC">
        <w:t>y</w:t>
      </w:r>
      <w:r w:rsidR="00B97B75">
        <w:t xml:space="preserve"> didn’t </w:t>
      </w:r>
      <w:r w:rsidR="004313FC">
        <w:t>consistently choose longer time frames than experts in volcano monitoring.</w:t>
      </w:r>
    </w:p>
    <w:p w14:paraId="75DC5F71" w14:textId="4F48DCC5" w:rsidR="003E7F83" w:rsidRDefault="007E7BBB" w:rsidP="00116219">
      <w:r>
        <w:lastRenderedPageBreak/>
        <w:t>A</w:t>
      </w:r>
      <w:r w:rsidR="008B402C">
        <w:t>nother</w:t>
      </w:r>
      <w:r w:rsidR="008E4578">
        <w:t xml:space="preserve"> </w:t>
      </w:r>
      <w:r w:rsidR="00C16AFC">
        <w:t xml:space="preserve">general </w:t>
      </w:r>
      <w:r w:rsidR="008E4578">
        <w:t xml:space="preserve">theme </w:t>
      </w:r>
      <w:r w:rsidR="00F40C04">
        <w:t xml:space="preserve">that </w:t>
      </w:r>
      <w:r w:rsidR="003C106C">
        <w:t xml:space="preserve">appeared in </w:t>
      </w:r>
      <w:r w:rsidR="00C16AFC">
        <w:t xml:space="preserve">many </w:t>
      </w:r>
      <w:r w:rsidR="003C106C">
        <w:t xml:space="preserve">responses </w:t>
      </w:r>
      <w:r w:rsidR="000F31CE">
        <w:t>w</w:t>
      </w:r>
      <w:r>
        <w:t>as</w:t>
      </w:r>
      <w:r w:rsidR="002F4A10">
        <w:t xml:space="preserve"> that </w:t>
      </w:r>
      <w:r w:rsidR="00530579">
        <w:t xml:space="preserve">exploring these definitions </w:t>
      </w:r>
      <w:r w:rsidR="00F40C04">
        <w:t xml:space="preserve">is </w:t>
      </w:r>
      <w:r w:rsidR="00530579">
        <w:t xml:space="preserve">a worthy challenge and would </w:t>
      </w:r>
      <w:r w:rsidR="00F63CC4">
        <w:t xml:space="preserve">benefit from </w:t>
      </w:r>
      <w:r w:rsidR="00530579">
        <w:t>future</w:t>
      </w:r>
      <w:r w:rsidR="00E21244">
        <w:t xml:space="preserve"> workshops, discussion</w:t>
      </w:r>
      <w:r w:rsidR="00F63CC4">
        <w:t>s</w:t>
      </w:r>
      <w:r w:rsidR="00E21244">
        <w:t>, and stakeholder engagement.</w:t>
      </w:r>
    </w:p>
    <w:p w14:paraId="3EE10701" w14:textId="698408B5" w:rsidR="00E21244" w:rsidRDefault="00010DFA" w:rsidP="00116219">
      <w:pPr>
        <w:rPr>
          <w:i/>
          <w:iCs/>
        </w:rPr>
      </w:pPr>
      <w:r>
        <w:rPr>
          <w:i/>
          <w:iCs/>
        </w:rPr>
        <w:t>“</w:t>
      </w:r>
      <w:r w:rsidRPr="00010DFA">
        <w:rPr>
          <w:i/>
          <w:iCs/>
        </w:rPr>
        <w:t>In general, I find these definitions extremely tricky to establish, and often only a cause for semantic discussions during paper reviews and at conferences. They will depend on perspective of different researchers and stakeholders. What may be helpful for some may also be detrimental to others. I would suggest that probabilistic hazard maps of individual phenomena (e.g., pyroclastic flows, lava flows, ashfall or even seismic activity or gas emissions) are more useful than trying to reduce the perception of a likelihood of eruption for an entire system to a single term. I recognize that this may be difficult to achieve, especially for systems with little to no information on past eruptions.</w:t>
      </w:r>
      <w:r>
        <w:rPr>
          <w:i/>
          <w:iCs/>
        </w:rPr>
        <w:t>”</w:t>
      </w:r>
      <w:r w:rsidR="00F9734A">
        <w:rPr>
          <w:i/>
          <w:iCs/>
        </w:rPr>
        <w:t xml:space="preserve"> </w:t>
      </w:r>
      <w:r w:rsidR="00F9734A" w:rsidRPr="009C1A2A">
        <w:t>Expert in volcano monitoring, and physical volcanology</w:t>
      </w:r>
    </w:p>
    <w:p w14:paraId="3142533E" w14:textId="7CCAADAE" w:rsidR="00E072DC" w:rsidRDefault="00E072DC" w:rsidP="00116219">
      <w:pPr>
        <w:rPr>
          <w:i/>
          <w:iCs/>
        </w:rPr>
      </w:pPr>
      <w:r>
        <w:rPr>
          <w:i/>
          <w:iCs/>
        </w:rPr>
        <w:t>“</w:t>
      </w:r>
      <w:r w:rsidRPr="00E072DC">
        <w:rPr>
          <w:i/>
          <w:iCs/>
        </w:rPr>
        <w:t>More than a questionary, useful round tables of discussion. Meetings and Workshops are better locations. It is not possible summarize idea and feelings in a few words</w:t>
      </w:r>
      <w:r w:rsidR="00E24A9E">
        <w:rPr>
          <w:i/>
          <w:iCs/>
        </w:rPr>
        <w:t>.</w:t>
      </w:r>
      <w:r>
        <w:rPr>
          <w:i/>
          <w:iCs/>
        </w:rPr>
        <w:t>”</w:t>
      </w:r>
      <w:r w:rsidR="00343A5C">
        <w:rPr>
          <w:i/>
          <w:iCs/>
        </w:rPr>
        <w:t xml:space="preserve"> </w:t>
      </w:r>
      <w:r w:rsidR="00343A5C" w:rsidRPr="009C1A2A">
        <w:t>Expert in volcano monitoring, chemical volcanology, and other</w:t>
      </w:r>
    </w:p>
    <w:p w14:paraId="2CB689CA" w14:textId="2E4AEAE6" w:rsidR="00CB3D2E" w:rsidRDefault="00CB3D2E" w:rsidP="00116219">
      <w:pPr>
        <w:rPr>
          <w:i/>
          <w:iCs/>
        </w:rPr>
      </w:pPr>
      <w:r>
        <w:rPr>
          <w:i/>
          <w:iCs/>
        </w:rPr>
        <w:t>“</w:t>
      </w:r>
      <w:r w:rsidRPr="00CB3D2E">
        <w:rPr>
          <w:i/>
          <w:iCs/>
        </w:rPr>
        <w:t>Thanks for tackling this problem! Since my primary job is to understand observatory and other source data about worldwide activity and to summarize those reports for the public, I often struggle with how our field defines and uses certain terminology and how volcanic activity is communicated. Good luck with this project!</w:t>
      </w:r>
      <w:r>
        <w:rPr>
          <w:i/>
          <w:iCs/>
        </w:rPr>
        <w:t>”</w:t>
      </w:r>
      <w:r w:rsidR="009A59B5">
        <w:rPr>
          <w:i/>
          <w:iCs/>
        </w:rPr>
        <w:t xml:space="preserve"> </w:t>
      </w:r>
      <w:r w:rsidR="009C1A2A">
        <w:t>E</w:t>
      </w:r>
      <w:r w:rsidR="009A59B5" w:rsidRPr="009C1A2A">
        <w:t>xpert in volcano monitoring, physical volcanology, volcanic hazard or risk management, and other</w:t>
      </w:r>
    </w:p>
    <w:p w14:paraId="2CA2B21B" w14:textId="30B01F62" w:rsidR="00A10C5C" w:rsidRPr="00010DFA" w:rsidRDefault="00E24A9E" w:rsidP="00116219">
      <w:pPr>
        <w:rPr>
          <w:i/>
          <w:iCs/>
        </w:rPr>
      </w:pPr>
      <w:r>
        <w:rPr>
          <w:i/>
          <w:iCs/>
        </w:rPr>
        <w:t>"</w:t>
      </w:r>
      <w:r w:rsidR="00A10C5C" w:rsidRPr="00A10C5C">
        <w:rPr>
          <w:i/>
          <w:iCs/>
        </w:rPr>
        <w:t>It would be really nice to homogenize and standardize the terminology.</w:t>
      </w:r>
      <w:r>
        <w:rPr>
          <w:i/>
          <w:iCs/>
        </w:rPr>
        <w:t>"</w:t>
      </w:r>
      <w:r w:rsidR="004E6792">
        <w:rPr>
          <w:i/>
          <w:iCs/>
        </w:rPr>
        <w:t xml:space="preserve"> </w:t>
      </w:r>
      <w:r w:rsidR="004E6792" w:rsidRPr="009C1A2A">
        <w:t>Expert in physical volcanology, and volcanic hazard or risk management</w:t>
      </w:r>
    </w:p>
    <w:p w14:paraId="37DCBC4A" w14:textId="0FC017FB" w:rsidR="00B06637" w:rsidRPr="00561545" w:rsidRDefault="002244B2" w:rsidP="00116219">
      <w:pPr>
        <w:rPr>
          <w:b/>
          <w:bCs/>
          <w:u w:val="single"/>
        </w:rPr>
      </w:pPr>
      <w:r w:rsidRPr="00561545">
        <w:rPr>
          <w:b/>
          <w:bCs/>
          <w:u w:val="single"/>
        </w:rPr>
        <w:t>Discussion</w:t>
      </w:r>
      <w:r w:rsidR="00B276BD">
        <w:rPr>
          <w:b/>
          <w:bCs/>
          <w:u w:val="single"/>
        </w:rPr>
        <w:t xml:space="preserve"> and future directions</w:t>
      </w:r>
    </w:p>
    <w:p w14:paraId="5EE5DAE8" w14:textId="43CE56F1" w:rsidR="004A3ABC" w:rsidRDefault="00B45E24" w:rsidP="00116219">
      <w:r>
        <w:t xml:space="preserve">Our results clearly show </w:t>
      </w:r>
      <w:r w:rsidR="00A7340F">
        <w:t>that</w:t>
      </w:r>
      <w:r w:rsidR="00376AA5">
        <w:t>;</w:t>
      </w:r>
      <w:r w:rsidR="00A7340F">
        <w:t xml:space="preserve"> </w:t>
      </w:r>
      <w:r w:rsidR="00DA5713">
        <w:t xml:space="preserve">1) </w:t>
      </w:r>
      <w:r w:rsidR="009B259F">
        <w:t xml:space="preserve">the words </w:t>
      </w:r>
      <w:r w:rsidR="008D2926" w:rsidRPr="0046364A">
        <w:rPr>
          <w:i/>
          <w:iCs/>
        </w:rPr>
        <w:t>erupting</w:t>
      </w:r>
      <w:r w:rsidR="008D2926">
        <w:t xml:space="preserve">, </w:t>
      </w:r>
      <w:r w:rsidR="007761DD" w:rsidRPr="007761DD">
        <w:rPr>
          <w:i/>
        </w:rPr>
        <w:t>active</w:t>
      </w:r>
      <w:r w:rsidR="00E50EE3">
        <w:rPr>
          <w:i/>
        </w:rPr>
        <w:t>,</w:t>
      </w:r>
      <w:r w:rsidR="009B259F">
        <w:t xml:space="preserve"> </w:t>
      </w:r>
      <w:r w:rsidR="007761DD" w:rsidRPr="007761DD">
        <w:rPr>
          <w:i/>
        </w:rPr>
        <w:t>dormant</w:t>
      </w:r>
      <w:r w:rsidR="00E50EE3">
        <w:rPr>
          <w:i/>
        </w:rPr>
        <w:t>,</w:t>
      </w:r>
      <w:r w:rsidR="009B259F">
        <w:t xml:space="preserve"> </w:t>
      </w:r>
      <w:r w:rsidR="008D2926">
        <w:t xml:space="preserve">and </w:t>
      </w:r>
      <w:r w:rsidR="007761DD" w:rsidRPr="007761DD">
        <w:rPr>
          <w:i/>
        </w:rPr>
        <w:t>extinct</w:t>
      </w:r>
      <w:r w:rsidR="009B259F">
        <w:t xml:space="preserve"> mean different things to different volcanologist</w:t>
      </w:r>
      <w:r w:rsidR="008D2926">
        <w:t>s</w:t>
      </w:r>
      <w:r w:rsidR="00376AA5">
        <w:t>;</w:t>
      </w:r>
      <w:r w:rsidR="009B259F">
        <w:t xml:space="preserve"> </w:t>
      </w:r>
      <w:r w:rsidR="00DA5713">
        <w:t>2)</w:t>
      </w:r>
      <w:r w:rsidR="00913423">
        <w:t xml:space="preserve"> most volcanologists agree that the current definitions are eith</w:t>
      </w:r>
      <w:r w:rsidR="00714BF3">
        <w:t>er</w:t>
      </w:r>
      <w:r w:rsidR="00913423">
        <w:t xml:space="preserve"> unclear or </w:t>
      </w:r>
      <w:r w:rsidR="004D1EC1">
        <w:t xml:space="preserve">not </w:t>
      </w:r>
      <w:r w:rsidR="00714BF3">
        <w:t>useful</w:t>
      </w:r>
      <w:r w:rsidR="00376AA5">
        <w:t>;</w:t>
      </w:r>
      <w:r w:rsidR="00DA5713">
        <w:t xml:space="preserve"> 3) </w:t>
      </w:r>
      <w:r w:rsidR="008D650D">
        <w:t>there is a</w:t>
      </w:r>
      <w:r>
        <w:t xml:space="preserve"> large range of </w:t>
      </w:r>
      <w:r w:rsidR="00C67FF2">
        <w:t>themes</w:t>
      </w:r>
      <w:r w:rsidR="00376AA5">
        <w:t xml:space="preserve"> on how to improve on this</w:t>
      </w:r>
      <w:r w:rsidR="006D5D2F">
        <w:t xml:space="preserve"> and 4) there is a </w:t>
      </w:r>
      <w:r w:rsidR="00A8638B">
        <w:t xml:space="preserve">community </w:t>
      </w:r>
      <w:r w:rsidR="006D5D2F">
        <w:t xml:space="preserve">desire to </w:t>
      </w:r>
      <w:r w:rsidR="00F01140">
        <w:t xml:space="preserve">address </w:t>
      </w:r>
      <w:r w:rsidR="00753C56">
        <w:t xml:space="preserve">this </w:t>
      </w:r>
      <w:r w:rsidR="00F01140">
        <w:t>complex issue</w:t>
      </w:r>
      <w:r w:rsidR="003F28ED">
        <w:t>.</w:t>
      </w:r>
      <w:r w:rsidR="00E42B7D">
        <w:t xml:space="preserve"> </w:t>
      </w:r>
    </w:p>
    <w:p w14:paraId="06F86018" w14:textId="4C6294D4" w:rsidR="004F4088" w:rsidRDefault="00D41036" w:rsidP="00116219">
      <w:r>
        <w:t xml:space="preserve">When we integrate our results with the literature review in our </w:t>
      </w:r>
      <w:r w:rsidR="003750F2">
        <w:t>introduction and the range of definitions available on</w:t>
      </w:r>
      <w:r w:rsidR="00BD13AC">
        <w:t>line</w:t>
      </w:r>
      <w:r w:rsidR="00873A80">
        <w:t>, we</w:t>
      </w:r>
      <w:r w:rsidR="004947F0">
        <w:t xml:space="preserve"> </w:t>
      </w:r>
      <w:r w:rsidR="008A56BE">
        <w:t>confirm</w:t>
      </w:r>
      <w:r w:rsidR="00393A07">
        <w:t xml:space="preserve"> and build on </w:t>
      </w:r>
      <w:r w:rsidR="00BD13AC">
        <w:t>Szakacs'</w:t>
      </w:r>
      <w:r w:rsidR="004F7DC5" w:rsidRPr="0074347C">
        <w:t>s</w:t>
      </w:r>
      <w:r w:rsidR="004F7DC5">
        <w:t xml:space="preserve"> (1994)</w:t>
      </w:r>
      <w:r w:rsidR="00BD13AC">
        <w:t xml:space="preserve"> view</w:t>
      </w:r>
      <w:r w:rsidR="00393A07">
        <w:t>.</w:t>
      </w:r>
      <w:r w:rsidR="00293C15">
        <w:t xml:space="preserve"> </w:t>
      </w:r>
      <w:r w:rsidR="007064CB">
        <w:t>V</w:t>
      </w:r>
      <w:r w:rsidR="00CC759E">
        <w:t xml:space="preserve">olcanologists </w:t>
      </w:r>
      <w:r w:rsidR="00293C15">
        <w:t xml:space="preserve">both </w:t>
      </w:r>
      <w:r w:rsidR="00CC759E">
        <w:t>want</w:t>
      </w:r>
      <w:r w:rsidR="00293C15">
        <w:t xml:space="preserve"> and </w:t>
      </w:r>
      <w:r w:rsidR="00CC759E">
        <w:t xml:space="preserve">identify </w:t>
      </w:r>
      <w:r w:rsidR="00293C15">
        <w:t>a need</w:t>
      </w:r>
      <w:r w:rsidR="00CC759E">
        <w:t xml:space="preserve"> to better define the term</w:t>
      </w:r>
      <w:r w:rsidR="00B72A6D">
        <w:t xml:space="preserve">s </w:t>
      </w:r>
      <w:r w:rsidR="008D2926" w:rsidRPr="0046364A">
        <w:rPr>
          <w:i/>
          <w:iCs/>
        </w:rPr>
        <w:t>erupting</w:t>
      </w:r>
      <w:r w:rsidR="008D2926">
        <w:t>,</w:t>
      </w:r>
      <w:r w:rsidR="00B72A6D">
        <w:t xml:space="preserve"> </w:t>
      </w:r>
      <w:r w:rsidR="00B72A6D" w:rsidRPr="0046364A">
        <w:rPr>
          <w:i/>
          <w:iCs/>
        </w:rPr>
        <w:t>active</w:t>
      </w:r>
      <w:r w:rsidR="00B72A6D">
        <w:t xml:space="preserve">, </w:t>
      </w:r>
      <w:r w:rsidR="00B72A6D" w:rsidRPr="0046364A">
        <w:rPr>
          <w:i/>
          <w:iCs/>
        </w:rPr>
        <w:t>dormant</w:t>
      </w:r>
      <w:r w:rsidR="00CD0889">
        <w:t>,</w:t>
      </w:r>
      <w:r w:rsidR="00B72A6D">
        <w:t xml:space="preserve"> </w:t>
      </w:r>
      <w:r w:rsidR="008D2926">
        <w:t xml:space="preserve">and </w:t>
      </w:r>
      <w:r w:rsidR="00B72A6D" w:rsidRPr="0046364A">
        <w:rPr>
          <w:i/>
          <w:iCs/>
        </w:rPr>
        <w:t>extinct</w:t>
      </w:r>
      <w:r w:rsidR="00B72A6D">
        <w:t xml:space="preserve"> volcanoes.</w:t>
      </w:r>
      <w:r w:rsidR="00677509">
        <w:t xml:space="preserve"> Several previous authors</w:t>
      </w:r>
      <w:r w:rsidR="00342118">
        <w:t xml:space="preserve"> (</w:t>
      </w:r>
      <w:r w:rsidR="00342118" w:rsidRPr="0074347C">
        <w:t>Szak</w:t>
      </w:r>
      <w:r w:rsidR="00342118">
        <w:t>a</w:t>
      </w:r>
      <w:r w:rsidR="00342118" w:rsidRPr="0074347C">
        <w:t>cs</w:t>
      </w:r>
      <w:r w:rsidR="00342118">
        <w:t xml:space="preserve">, 1994, Walker </w:t>
      </w:r>
      <w:r w:rsidR="0044206F">
        <w:t>1974</w:t>
      </w:r>
      <w:r w:rsidR="00EE5385">
        <w:t xml:space="preserve"> and several of our respondents</w:t>
      </w:r>
      <w:r w:rsidR="00342118">
        <w:t xml:space="preserve"> argued against the use of </w:t>
      </w:r>
      <w:r w:rsidR="007761DD" w:rsidRPr="007761DD">
        <w:rPr>
          <w:i/>
        </w:rPr>
        <w:t>dormant</w:t>
      </w:r>
      <w:r w:rsidR="00D22ECA">
        <w:t>,</w:t>
      </w:r>
      <w:r w:rsidR="00E0102C">
        <w:t xml:space="preserve"> finding this definition the least clear and useful, however, here we </w:t>
      </w:r>
      <w:r w:rsidR="009E4610">
        <w:t xml:space="preserve">argue that it is embedded in schoolroom teaching </w:t>
      </w:r>
      <w:r w:rsidR="00EB4504">
        <w:t>(</w:t>
      </w:r>
      <w:del w:id="79" w:author="Danielle Charlton" w:date="2026-06-09T11:18:00Z" w16du:dateUtc="2026-06-08T23:18:00Z">
        <w:r w:rsidR="009424F4" w:rsidRPr="009424F4" w:rsidDel="005458FB">
          <w:delText xml:space="preserve"> </w:delText>
        </w:r>
      </w:del>
      <w:r w:rsidR="009424F4" w:rsidRPr="00106B96">
        <w:t>Canon-Tapia</w:t>
      </w:r>
      <w:r w:rsidR="009424F4">
        <w:t xml:space="preserve"> and </w:t>
      </w:r>
      <w:r w:rsidR="009424F4" w:rsidRPr="00106B96">
        <w:t>Szakács</w:t>
      </w:r>
      <w:r w:rsidR="009424F4">
        <w:t>, 2010</w:t>
      </w:r>
      <w:r w:rsidR="00EB4504">
        <w:t xml:space="preserve">) </w:t>
      </w:r>
      <w:r w:rsidR="009E4610">
        <w:t>and on the internet</w:t>
      </w:r>
      <w:r w:rsidR="00EB4504">
        <w:t xml:space="preserve"> (table 1), and therefore is “here to stay</w:t>
      </w:r>
      <w:r w:rsidR="00143AA0">
        <w:t>.</w:t>
      </w:r>
      <w:r w:rsidR="00EB4504">
        <w:t>”</w:t>
      </w:r>
      <w:r w:rsidR="00342118">
        <w:t xml:space="preserve">  </w:t>
      </w:r>
      <w:r w:rsidR="006A3D5D">
        <w:t xml:space="preserve">We </w:t>
      </w:r>
      <w:r w:rsidR="00143AA0">
        <w:t xml:space="preserve">recommend </w:t>
      </w:r>
      <w:r w:rsidR="006A3D5D">
        <w:t>that if the volcano community choose</w:t>
      </w:r>
      <w:r w:rsidR="001B62F4">
        <w:t>s</w:t>
      </w:r>
      <w:r w:rsidR="006A3D5D">
        <w:t xml:space="preserve"> to clearly endorse and define </w:t>
      </w:r>
      <w:ins w:id="80" w:author="Danielle Charlton" w:date="2026-06-09T11:19:00Z" w16du:dateUtc="2026-06-08T23:19:00Z">
        <w:r w:rsidR="005458FB">
          <w:t>a</w:t>
        </w:r>
      </w:ins>
      <w:del w:id="81" w:author="Danielle Charlton" w:date="2026-06-09T11:19:00Z" w16du:dateUtc="2026-06-08T23:19:00Z">
        <w:r w:rsidR="006A3D5D" w:rsidDel="005458FB">
          <w:delText>the</w:delText>
        </w:r>
      </w:del>
      <w:r w:rsidR="006A3D5D">
        <w:t xml:space="preserve"> term</w:t>
      </w:r>
      <w:r w:rsidR="008D2926">
        <w:t>,</w:t>
      </w:r>
      <w:r w:rsidR="006A3D5D">
        <w:t xml:space="preserve"> it will become </w:t>
      </w:r>
      <w:r w:rsidR="001B62F4">
        <w:t>cleare</w:t>
      </w:r>
      <w:r w:rsidR="006A3D5D">
        <w:t>r and</w:t>
      </w:r>
      <w:r w:rsidR="001B62F4">
        <w:t xml:space="preserve"> more</w:t>
      </w:r>
      <w:r w:rsidR="006A3D5D">
        <w:t xml:space="preserve"> useful.</w:t>
      </w:r>
      <w:r w:rsidR="00FA236A">
        <w:t xml:space="preserve"> </w:t>
      </w:r>
      <w:r w:rsidR="00432371">
        <w:t>Consistent with other international science associations</w:t>
      </w:r>
      <w:r w:rsidR="002240BB">
        <w:t>,</w:t>
      </w:r>
      <w:r w:rsidR="00432371">
        <w:t xml:space="preserve"> IAVCEI should</w:t>
      </w:r>
      <w:r w:rsidR="00B06458">
        <w:t xml:space="preserve"> be the official </w:t>
      </w:r>
      <w:r w:rsidR="00143AA0">
        <w:t xml:space="preserve">body </w:t>
      </w:r>
      <w:r w:rsidR="00E20B89">
        <w:t>to endorse consistency in this terminology</w:t>
      </w:r>
      <w:r w:rsidR="00EE2ADD">
        <w:t xml:space="preserve">, </w:t>
      </w:r>
      <w:r w:rsidR="00143AA0">
        <w:t xml:space="preserve">perhaps </w:t>
      </w:r>
      <w:r w:rsidR="00EE2ADD">
        <w:t>through a workshop that integrates</w:t>
      </w:r>
      <w:r w:rsidR="00330AC3">
        <w:t xml:space="preserve"> this research with research that engages the public</w:t>
      </w:r>
      <w:r w:rsidR="00143AA0">
        <w:t>,</w:t>
      </w:r>
      <w:r w:rsidR="00330AC3">
        <w:t xml:space="preserve"> stakeholders</w:t>
      </w:r>
      <w:r w:rsidR="000C3BAA">
        <w:t xml:space="preserve">, and </w:t>
      </w:r>
      <w:r w:rsidR="00A52089">
        <w:t>organisations associated with volcano databases and observatories.</w:t>
      </w:r>
      <w:r w:rsidR="004C3B7A">
        <w:t xml:space="preserve"> </w:t>
      </w:r>
    </w:p>
    <w:p w14:paraId="5CBEDEFA" w14:textId="2BECBB70" w:rsidR="00A635EA" w:rsidRDefault="008226C4" w:rsidP="009A535B">
      <w:r>
        <w:t>Many suggestions</w:t>
      </w:r>
      <w:r w:rsidR="00A85B94">
        <w:t xml:space="preserve"> from respond</w:t>
      </w:r>
      <w:r w:rsidR="008E40BF">
        <w:t>e</w:t>
      </w:r>
      <w:r w:rsidR="00A85B94">
        <w:t>nts</w:t>
      </w:r>
      <w:r w:rsidR="008E40BF">
        <w:t>,</w:t>
      </w:r>
      <w:r w:rsidR="00EC041E">
        <w:t xml:space="preserve"> such as </w:t>
      </w:r>
      <w:r w:rsidR="008E40BF">
        <w:t>better use of volcano</w:t>
      </w:r>
      <w:r w:rsidR="00143AA0">
        <w:t>-</w:t>
      </w:r>
      <w:r w:rsidR="008E40BF">
        <w:t>specific data</w:t>
      </w:r>
      <w:r w:rsidR="00EC041E">
        <w:t xml:space="preserve"> and probability for definitions</w:t>
      </w:r>
      <w:r w:rsidR="00143AA0">
        <w:t>,</w:t>
      </w:r>
      <w:r w:rsidR="00D35C99">
        <w:t xml:space="preserve"> may </w:t>
      </w:r>
      <w:r w:rsidR="0063057A">
        <w:t xml:space="preserve">lead to </w:t>
      </w:r>
      <w:r w:rsidR="00D35C99">
        <w:t xml:space="preserve">future solutions or aspirations, but may also be unrealistic </w:t>
      </w:r>
      <w:r w:rsidR="00B64431">
        <w:t>to achieve con</w:t>
      </w:r>
      <w:r w:rsidR="000B430B">
        <w:t>s</w:t>
      </w:r>
      <w:r w:rsidR="00B64431">
        <w:t xml:space="preserve">ensus </w:t>
      </w:r>
      <w:r w:rsidR="000B430B">
        <w:t xml:space="preserve">due to the varying </w:t>
      </w:r>
      <w:r w:rsidR="003A2C6B">
        <w:t>behaviour</w:t>
      </w:r>
      <w:r w:rsidR="000B430B">
        <w:t xml:space="preserve"> of</w:t>
      </w:r>
      <w:r w:rsidR="003A2C6B">
        <w:t xml:space="preserve"> and data</w:t>
      </w:r>
      <w:r w:rsidR="007020D4">
        <w:t xml:space="preserve"> available for </w:t>
      </w:r>
      <w:r w:rsidR="003A2C6B">
        <w:t>volcanoes</w:t>
      </w:r>
      <w:r w:rsidR="00D35C99">
        <w:t xml:space="preserve">. For example, </w:t>
      </w:r>
      <w:r w:rsidR="007B6F4E">
        <w:t>there may be insufficient eruption data to define a recurrence interval and calculate meaningful probabilities.</w:t>
      </w:r>
      <w:r w:rsidR="00D35C99">
        <w:t xml:space="preserve"> </w:t>
      </w:r>
      <w:r w:rsidR="00F04036" w:rsidRPr="00F04036">
        <w:rPr>
          <w:rFonts w:ascii="Georgia" w:hAnsi="Georgia"/>
          <w:color w:val="1F1F1F"/>
        </w:rPr>
        <w:t xml:space="preserve"> </w:t>
      </w:r>
      <w:r w:rsidR="00FD795C" w:rsidRPr="0046364A">
        <w:rPr>
          <w:rFonts w:cstheme="minorHAnsi"/>
          <w:color w:val="1F1F1F"/>
        </w:rPr>
        <w:t xml:space="preserve">An example of </w:t>
      </w:r>
      <w:r w:rsidR="00765C50" w:rsidRPr="0046364A">
        <w:rPr>
          <w:rFonts w:cstheme="minorHAnsi"/>
          <w:color w:val="1F1F1F"/>
        </w:rPr>
        <w:t xml:space="preserve">where progress has been made </w:t>
      </w:r>
      <w:r w:rsidR="00FD795C" w:rsidRPr="007020D4">
        <w:rPr>
          <w:rFonts w:cstheme="minorHAnsi"/>
        </w:rPr>
        <w:t>is</w:t>
      </w:r>
      <w:r w:rsidR="00FD795C">
        <w:t xml:space="preserve"> </w:t>
      </w:r>
      <w:r w:rsidR="00DD1A67">
        <w:t xml:space="preserve">in </w:t>
      </w:r>
      <w:r w:rsidR="00FD795C">
        <w:t>assigning the end of an eruption</w:t>
      </w:r>
      <w:r w:rsidR="00DD1A67">
        <w:t>;</w:t>
      </w:r>
      <w:r w:rsidR="00FD795C">
        <w:t xml:space="preserve"> similar to an </w:t>
      </w:r>
      <w:r w:rsidR="007761DD" w:rsidRPr="007761DD">
        <w:rPr>
          <w:i/>
        </w:rPr>
        <w:t>erupting</w:t>
      </w:r>
      <w:r w:rsidR="00FD795C">
        <w:t xml:space="preserve"> volcano, </w:t>
      </w:r>
      <w:r w:rsidR="00F04036" w:rsidRPr="00F04036">
        <w:t>the end of an eruptive period</w:t>
      </w:r>
      <w:r w:rsidR="00FD795C">
        <w:t xml:space="preserve"> is not well defined</w:t>
      </w:r>
      <w:r w:rsidR="00F04036" w:rsidRPr="00F04036">
        <w:t xml:space="preserve"> (e.g. </w:t>
      </w:r>
      <w:bookmarkStart w:id="82" w:name="bbb0270"/>
      <w:r w:rsidR="00F04036" w:rsidRPr="00F04036">
        <w:fldChar w:fldCharType="begin"/>
      </w:r>
      <w:r w:rsidR="00F04036" w:rsidRPr="00F04036">
        <w:instrText>HYPERLINK "https://www.sciencedirect.com/science/article/pii/S0377027319305992?casa_token=r9H3R3_QBnwAAAAA:MEQTtu1eeTc4uKKHZuNaacuwU-VQslJS2le6nE8ZLCHExL-91g8whddLrCARfc_N02qWk3Jf" \l "bb0270"</w:instrText>
      </w:r>
      <w:r w:rsidR="00F04036" w:rsidRPr="00F04036">
        <w:fldChar w:fldCharType="separate"/>
      </w:r>
      <w:r w:rsidR="00F04036" w:rsidRPr="00F04036">
        <w:rPr>
          <w:rStyle w:val="Hyperlink"/>
        </w:rPr>
        <w:t>Phillipson et al., 2013</w:t>
      </w:r>
      <w:r w:rsidR="00F04036" w:rsidRPr="00F04036">
        <w:fldChar w:fldCharType="end"/>
      </w:r>
      <w:r w:rsidR="00F04036" w:rsidRPr="00F04036">
        <w:t>)</w:t>
      </w:r>
      <w:r w:rsidR="00FD795C">
        <w:t>.</w:t>
      </w:r>
      <w:r w:rsidR="00F04036" w:rsidRPr="00F04036">
        <w:t xml:space="preserve"> </w:t>
      </w:r>
      <w:r w:rsidR="00F04036" w:rsidRPr="00F04036">
        <w:lastRenderedPageBreak/>
        <w:t xml:space="preserve">Although some global </w:t>
      </w:r>
      <w:r w:rsidR="00E824BB">
        <w:t>databases</w:t>
      </w:r>
      <w:r w:rsidR="00F04036" w:rsidRPr="00F04036">
        <w:t xml:space="preserve"> </w:t>
      </w:r>
      <w:r w:rsidR="00E824BB">
        <w:t xml:space="preserve">do </w:t>
      </w:r>
      <w:r w:rsidR="00AC5CDA">
        <w:t>record</w:t>
      </w:r>
      <w:r w:rsidR="00E824BB">
        <w:t xml:space="preserve"> </w:t>
      </w:r>
      <w:r w:rsidR="00F04036" w:rsidRPr="00F04036">
        <w:t>eruption end</w:t>
      </w:r>
      <w:r w:rsidR="00E824BB">
        <w:t xml:space="preserve"> </w:t>
      </w:r>
      <w:r w:rsidR="00AC5CDA">
        <w:t>dates</w:t>
      </w:r>
      <w:r w:rsidR="00F04036" w:rsidRPr="00F04036">
        <w:t xml:space="preserve">, </w:t>
      </w:r>
      <w:r w:rsidR="00E824BB">
        <w:t xml:space="preserve">this is far from </w:t>
      </w:r>
      <w:r w:rsidR="00A14A70">
        <w:t>consistent</w:t>
      </w:r>
      <w:r w:rsidR="00F04036" w:rsidRPr="00F04036">
        <w:t xml:space="preserve">. The Smithsonian GVP </w:t>
      </w:r>
      <w:r w:rsidR="007F5547">
        <w:t>report</w:t>
      </w:r>
      <w:r w:rsidR="0013687E">
        <w:t xml:space="preserve"> 9,910</w:t>
      </w:r>
      <w:r w:rsidR="00F04036" w:rsidRPr="00F04036">
        <w:t xml:space="preserve"> </w:t>
      </w:r>
      <w:r w:rsidR="0013687E">
        <w:t xml:space="preserve">Holocene </w:t>
      </w:r>
      <w:r w:rsidR="00F04036" w:rsidRPr="00F04036">
        <w:t xml:space="preserve">eruptions </w:t>
      </w:r>
      <w:r w:rsidR="0013687E">
        <w:t xml:space="preserve">from 1,222 volcanoes </w:t>
      </w:r>
      <w:r w:rsidR="00F04036" w:rsidRPr="00F04036">
        <w:t>in the Volcanoes of the World (VOTW) database</w:t>
      </w:r>
      <w:r w:rsidR="0013687E">
        <w:t>, but</w:t>
      </w:r>
      <w:r w:rsidR="00F04036" w:rsidRPr="00F04036">
        <w:t xml:space="preserve"> there were no available termination dates for 59% of the entries (</w:t>
      </w:r>
      <w:bookmarkStart w:id="83" w:name="bbb0330"/>
      <w:r w:rsidR="007F5547" w:rsidRPr="00F04036">
        <w:fldChar w:fldCharType="begin"/>
      </w:r>
      <w:r w:rsidR="007F5547" w:rsidRPr="00F04036">
        <w:instrText>HYPERLINK "https://www.sciencedirect.com/science/article/pii/S0377027319305992?casa_token=r9H3R3_QBnwAAAAA:MEQTtu1eeTc4uKKHZuNaacuwU-VQslJS2le6nE8ZLCHExL-91g8whddLrCARfc_N02qWk3Jf" \l "bb0330"</w:instrText>
      </w:r>
      <w:r w:rsidR="007F5547" w:rsidRPr="00F04036">
        <w:fldChar w:fldCharType="separate"/>
      </w:r>
      <w:r w:rsidR="007F5547" w:rsidRPr="00F04036">
        <w:rPr>
          <w:rStyle w:val="Hyperlink"/>
        </w:rPr>
        <w:t>Siebert et al., 2011</w:t>
      </w:r>
      <w:r w:rsidR="007F5547" w:rsidRPr="00F04036">
        <w:fldChar w:fldCharType="end"/>
      </w:r>
      <w:r w:rsidR="007F5547">
        <w:t>; Manely 2020</w:t>
      </w:r>
      <w:bookmarkEnd w:id="83"/>
      <w:r w:rsidR="00F04036" w:rsidRPr="00F04036">
        <w:t>)</w:t>
      </w:r>
      <w:r w:rsidR="00AC5CDA">
        <w:t>.</w:t>
      </w:r>
      <w:r w:rsidR="003F531C">
        <w:t xml:space="preserve"> </w:t>
      </w:r>
      <w:r w:rsidR="00AC5CDA">
        <w:t>However,</w:t>
      </w:r>
      <w:r w:rsidR="003F531C">
        <w:t xml:space="preserve"> the record is more complete near the present</w:t>
      </w:r>
      <w:r w:rsidR="00AC5CDA">
        <w:t>,</w:t>
      </w:r>
      <w:r w:rsidR="003F531C">
        <w:t xml:space="preserve"> with ~70% of eruptions after 1800 and 91% after 1960 having end dates (GVP, 2025)</w:t>
      </w:r>
      <w:r w:rsidR="00F04036" w:rsidRPr="00F04036">
        <w:t xml:space="preserve">. </w:t>
      </w:r>
      <w:bookmarkEnd w:id="82"/>
      <w:r w:rsidR="004578F5">
        <w:t xml:space="preserve">When reviewing </w:t>
      </w:r>
      <w:r w:rsidR="00C85931">
        <w:t xml:space="preserve">eruptions the data that correspond to the end of the eruption </w:t>
      </w:r>
      <w:r w:rsidR="00865B05">
        <w:t xml:space="preserve">may also show inconsistencies from days to weeks (Phillipson et al., </w:t>
      </w:r>
      <w:r w:rsidR="009B0078">
        <w:t>2013; Manley et al., 2020;</w:t>
      </w:r>
      <w:r w:rsidR="00FE7ACA">
        <w:t xml:space="preserve"> </w:t>
      </w:r>
      <w:r w:rsidR="009B0078">
        <w:t>2021)</w:t>
      </w:r>
      <w:r w:rsidR="00765C50">
        <w:t>. Despite this</w:t>
      </w:r>
      <w:r w:rsidR="00330EBE">
        <w:t xml:space="preserve"> </w:t>
      </w:r>
      <w:r w:rsidR="00765C50">
        <w:t xml:space="preserve">Manley et al. </w:t>
      </w:r>
      <w:r w:rsidR="00FE7ACA">
        <w:t>(</w:t>
      </w:r>
      <w:r w:rsidR="00765C50">
        <w:t>2020</w:t>
      </w:r>
      <w:r w:rsidR="00FE7ACA">
        <w:t xml:space="preserve">; </w:t>
      </w:r>
      <w:r w:rsidR="00765C50">
        <w:t>2021</w:t>
      </w:r>
      <w:r w:rsidR="00FE7ACA">
        <w:t>)</w:t>
      </w:r>
      <w:r w:rsidR="00765C50">
        <w:t xml:space="preserve"> </w:t>
      </w:r>
      <w:r w:rsidR="00330EBE">
        <w:t>attempted to identify the end of an eruption using machine learning analysis</w:t>
      </w:r>
      <w:r w:rsidR="00FD230A">
        <w:t xml:space="preserve"> of seismic data</w:t>
      </w:r>
      <w:r w:rsidR="00362256">
        <w:t>, revealing</w:t>
      </w:r>
      <w:r w:rsidR="00F27F6E">
        <w:t xml:space="preserve"> end date</w:t>
      </w:r>
      <w:r w:rsidR="00362256">
        <w:t>s within</w:t>
      </w:r>
      <w:r w:rsidR="00F27F6E">
        <w:t xml:space="preserve"> 2-4 months after the </w:t>
      </w:r>
      <w:r w:rsidR="00E929CD">
        <w:t xml:space="preserve">conclusion </w:t>
      </w:r>
      <w:r w:rsidR="00F27F6E">
        <w:t>of visual data</w:t>
      </w:r>
      <w:r w:rsidR="00FD230A">
        <w:t>. This is</w:t>
      </w:r>
      <w:r w:rsidR="0063057A">
        <w:t>, of course,</w:t>
      </w:r>
      <w:r w:rsidR="00FD230A">
        <w:t xml:space="preserve"> relevant to the discussion of what an </w:t>
      </w:r>
      <w:r w:rsidR="007761DD" w:rsidRPr="007761DD">
        <w:rPr>
          <w:i/>
        </w:rPr>
        <w:t>erupting</w:t>
      </w:r>
      <w:r w:rsidR="00FD230A">
        <w:t xml:space="preserve"> volcano</w:t>
      </w:r>
      <w:r w:rsidR="00E929CD">
        <w:t xml:space="preserve"> is</w:t>
      </w:r>
      <w:r w:rsidR="00FD230A">
        <w:t>.</w:t>
      </w:r>
      <w:r w:rsidR="00DD1C4A">
        <w:t xml:space="preserve"> </w:t>
      </w:r>
      <w:r w:rsidR="00964F6C">
        <w:t>Historic examples from Pompei, Monte Nuovo</w:t>
      </w:r>
      <w:r w:rsidR="00875EF2">
        <w:t xml:space="preserve">, show that lives can be lost by prematurely </w:t>
      </w:r>
      <w:r w:rsidR="00E929CD">
        <w:t xml:space="preserve">when </w:t>
      </w:r>
      <w:r w:rsidR="00875EF2">
        <w:t>returning to a volcano that has</w:t>
      </w:r>
      <w:r w:rsidR="00F27F6E">
        <w:t xml:space="preserve"> visually</w:t>
      </w:r>
      <w:r w:rsidR="00875EF2">
        <w:t xml:space="preserve"> </w:t>
      </w:r>
      <w:r w:rsidR="00223E91">
        <w:t>“stopped erupting”</w:t>
      </w:r>
      <w:r w:rsidR="00F24236">
        <w:t xml:space="preserve"> (refs)</w:t>
      </w:r>
      <w:r w:rsidR="00223E91">
        <w:t xml:space="preserve">. </w:t>
      </w:r>
    </w:p>
    <w:p w14:paraId="788D1BBF" w14:textId="44CD901D" w:rsidR="009A535B" w:rsidRDefault="00C61217" w:rsidP="00116219">
      <w:r>
        <w:t xml:space="preserve">It is also important to consider attempts </w:t>
      </w:r>
      <w:r w:rsidR="00350DD8">
        <w:t xml:space="preserve">by </w:t>
      </w:r>
      <w:r w:rsidR="000D2852">
        <w:t xml:space="preserve">other authors to develop </w:t>
      </w:r>
      <w:r w:rsidR="002A3C0D">
        <w:t>classifications of volcanoes based on types</w:t>
      </w:r>
      <w:r w:rsidR="00C763EC">
        <w:t xml:space="preserve"> (e.g.</w:t>
      </w:r>
      <w:r w:rsidR="00E929CD">
        <w:t>,</w:t>
      </w:r>
      <w:r w:rsidR="00C763EC">
        <w:t xml:space="preserve"> Sheldrake et al., 2016)</w:t>
      </w:r>
      <w:r w:rsidR="00350DD8">
        <w:t xml:space="preserve"> or</w:t>
      </w:r>
      <w:r w:rsidR="00C763EC">
        <w:t xml:space="preserve"> </w:t>
      </w:r>
      <w:r w:rsidR="000D2852">
        <w:t>activity ind</w:t>
      </w:r>
      <w:r w:rsidR="0063057A">
        <w:t>ice</w:t>
      </w:r>
      <w:r w:rsidR="000D2852">
        <w:t xml:space="preserve">s such as the </w:t>
      </w:r>
      <w:r w:rsidR="002A196C">
        <w:t>Volcanic activity index</w:t>
      </w:r>
      <w:r w:rsidR="008369AD">
        <w:t>. This index includes volcano</w:t>
      </w:r>
      <w:r w:rsidR="00350DD8">
        <w:t>-</w:t>
      </w:r>
      <w:r w:rsidR="008369AD">
        <w:t>specific information</w:t>
      </w:r>
      <w:r w:rsidR="00350DD8">
        <w:t>,</w:t>
      </w:r>
      <w:r w:rsidR="008369AD">
        <w:t xml:space="preserve"> such as total erupted volume</w:t>
      </w:r>
      <w:r w:rsidR="00D00BB7">
        <w:t xml:space="preserve"> and recurrence interval</w:t>
      </w:r>
      <w:r w:rsidR="00583885">
        <w:t>,</w:t>
      </w:r>
      <w:r w:rsidR="00D00BB7">
        <w:t xml:space="preserve"> to </w:t>
      </w:r>
      <w:r w:rsidR="00583885">
        <w:t xml:space="preserve">assign </w:t>
      </w:r>
      <w:r w:rsidR="00D00BB7">
        <w:t>a numerical value</w:t>
      </w:r>
      <w:r w:rsidR="00CA1C93">
        <w:t xml:space="preserve"> to </w:t>
      </w:r>
      <w:r w:rsidR="00583885">
        <w:t>each volcano's</w:t>
      </w:r>
      <w:r w:rsidR="00CA1C93">
        <w:t xml:space="preserve"> magmatic activity (Giordano</w:t>
      </w:r>
      <w:r w:rsidR="00D22ECA" w:rsidRPr="00D22ECA">
        <w:t xml:space="preserve"> </w:t>
      </w:r>
      <w:r w:rsidR="00D22ECA">
        <w:t>and</w:t>
      </w:r>
      <w:r w:rsidR="00D22ECA" w:rsidRPr="00D22ECA">
        <w:t xml:space="preserve"> </w:t>
      </w:r>
      <w:r w:rsidR="00D22ECA">
        <w:t>Caricchi</w:t>
      </w:r>
      <w:r w:rsidR="00CA1C93">
        <w:t xml:space="preserve">, </w:t>
      </w:r>
      <w:r w:rsidR="00D22ECA">
        <w:t>2022</w:t>
      </w:r>
      <w:r w:rsidR="00CA1C93">
        <w:t>).</w:t>
      </w:r>
      <w:r w:rsidR="00BF7B92">
        <w:t xml:space="preserve"> Ma</w:t>
      </w:r>
      <w:r w:rsidR="00285866">
        <w:t>n</w:t>
      </w:r>
      <w:r w:rsidR="00BF7B92">
        <w:t>y of our respondents could see the value of such an approach</w:t>
      </w:r>
      <w:r w:rsidR="00912B48">
        <w:t>, although many had not heard of i</w:t>
      </w:r>
      <w:r w:rsidR="008D2926">
        <w:t>t</w:t>
      </w:r>
      <w:r w:rsidR="00912B48">
        <w:t xml:space="preserve">, or showed some </w:t>
      </w:r>
      <w:r w:rsidR="001762FE">
        <w:t xml:space="preserve">confusion </w:t>
      </w:r>
      <w:r w:rsidR="00583885">
        <w:t>about</w:t>
      </w:r>
      <w:r w:rsidR="001762FE">
        <w:t xml:space="preserve"> its use.</w:t>
      </w:r>
      <w:r w:rsidR="00642D2E">
        <w:t xml:space="preserve"> Here, we simply suggest that this type of approach is a useful consideration when </w:t>
      </w:r>
      <w:r w:rsidR="00926CD9">
        <w:t xml:space="preserve">arriving at </w:t>
      </w:r>
      <w:r w:rsidR="00A57A45">
        <w:t>specific age cut-offs for future debates</w:t>
      </w:r>
      <w:r w:rsidR="00B445CB">
        <w:t>.</w:t>
      </w:r>
    </w:p>
    <w:p w14:paraId="4577B620" w14:textId="1A1D4E22" w:rsidR="00681863" w:rsidRDefault="00B445CB" w:rsidP="00116219">
      <w:r>
        <w:t>Based on</w:t>
      </w:r>
      <w:r w:rsidR="006C40B4">
        <w:t xml:space="preserve"> the themes that </w:t>
      </w:r>
      <w:r w:rsidR="0063057A">
        <w:t>emerged</w:t>
      </w:r>
      <w:r w:rsidR="006C40B4">
        <w:t xml:space="preserve"> </w:t>
      </w:r>
      <w:r>
        <w:t>from</w:t>
      </w:r>
      <w:r w:rsidR="006C40B4">
        <w:t xml:space="preserve"> our data</w:t>
      </w:r>
      <w:r w:rsidR="008D4597">
        <w:t xml:space="preserve"> and the literature summarised in our introduction</w:t>
      </w:r>
      <w:r>
        <w:t>,</w:t>
      </w:r>
      <w:r w:rsidR="006C40B4">
        <w:t xml:space="preserve"> we identify</w:t>
      </w:r>
      <w:r w:rsidR="00301CB3">
        <w:t xml:space="preserve"> recommendations to guide </w:t>
      </w:r>
      <w:r w:rsidR="00681863">
        <w:t>the</w:t>
      </w:r>
      <w:r w:rsidR="004F561D">
        <w:t xml:space="preserve"> development and endorsement of these</w:t>
      </w:r>
      <w:r w:rsidR="00681863">
        <w:t xml:space="preserve"> definitions.</w:t>
      </w:r>
      <w:r w:rsidR="006C40B4">
        <w:t xml:space="preserve"> </w:t>
      </w:r>
    </w:p>
    <w:p w14:paraId="35B6A8A0" w14:textId="175B39B7" w:rsidR="004F561D" w:rsidRDefault="009B0E61" w:rsidP="00E414F8">
      <w:pPr>
        <w:pStyle w:val="ListParagraph"/>
        <w:numPr>
          <w:ilvl w:val="0"/>
          <w:numId w:val="3"/>
        </w:numPr>
      </w:pPr>
      <w:r>
        <w:t xml:space="preserve">Existing definitions </w:t>
      </w:r>
      <w:r w:rsidR="002A47D1">
        <w:t>are part</w:t>
      </w:r>
      <w:r w:rsidR="0078008C">
        <w:t>y or fully suitable for many situations</w:t>
      </w:r>
      <w:r w:rsidR="002A47D1">
        <w:t>.</w:t>
      </w:r>
      <w:r w:rsidR="00AB51D3">
        <w:t xml:space="preserve"> </w:t>
      </w:r>
      <w:r w:rsidR="009777B5">
        <w:t>This is</w:t>
      </w:r>
      <w:r w:rsidR="004C3F2B">
        <w:t xml:space="preserve"> </w:t>
      </w:r>
      <w:r w:rsidR="009777B5">
        <w:t xml:space="preserve">evidenced by 30-50% </w:t>
      </w:r>
      <w:r w:rsidR="00E53277">
        <w:t>of respondents agreeing</w:t>
      </w:r>
      <w:r w:rsidR="009777B5">
        <w:t xml:space="preserve"> that these terms are clear and useful</w:t>
      </w:r>
      <w:r w:rsidR="00AE48C1">
        <w:t xml:space="preserve">. </w:t>
      </w:r>
      <w:r w:rsidR="006A7B4C">
        <w:t xml:space="preserve">Additionally, </w:t>
      </w:r>
      <w:r w:rsidR="00CA3003">
        <w:t xml:space="preserve">these terms </w:t>
      </w:r>
      <w:r w:rsidR="006A7B4C">
        <w:t xml:space="preserve">are </w:t>
      </w:r>
      <w:r w:rsidR="00205F8B">
        <w:t>embedded</w:t>
      </w:r>
      <w:r w:rsidR="006A7B4C">
        <w:t xml:space="preserve"> in</w:t>
      </w:r>
      <w:r w:rsidR="00CA3003">
        <w:t xml:space="preserve"> </w:t>
      </w:r>
      <w:r w:rsidR="00AE48C1">
        <w:t>volcano databases</w:t>
      </w:r>
      <w:r w:rsidR="00CA3003">
        <w:t xml:space="preserve"> and </w:t>
      </w:r>
      <w:r w:rsidR="006604D8">
        <w:t>use</w:t>
      </w:r>
      <w:r w:rsidR="00205F8B">
        <w:t xml:space="preserve">d </w:t>
      </w:r>
      <w:r w:rsidR="00D46D5F">
        <w:t xml:space="preserve">imbedded in </w:t>
      </w:r>
      <w:r w:rsidR="006604D8">
        <w:t>educational materials across the internet.</w:t>
      </w:r>
    </w:p>
    <w:p w14:paraId="182FD303" w14:textId="78482280" w:rsidR="00541863" w:rsidRDefault="00B83F71" w:rsidP="00DC5D40">
      <w:pPr>
        <w:pStyle w:val="ListParagraph"/>
        <w:numPr>
          <w:ilvl w:val="0"/>
          <w:numId w:val="3"/>
        </w:numPr>
      </w:pPr>
      <w:r>
        <w:t xml:space="preserve">Modifications or caveats to these definitions are necessary </w:t>
      </w:r>
      <w:r w:rsidR="003C1AF8">
        <w:t xml:space="preserve">for clarification and to </w:t>
      </w:r>
      <w:r w:rsidR="00CC2CF7">
        <w:t>reflect</w:t>
      </w:r>
      <w:r w:rsidR="003C1AF8">
        <w:t xml:space="preserve"> current usage</w:t>
      </w:r>
      <w:r w:rsidR="00BA5FE8">
        <w:t xml:space="preserve">. These </w:t>
      </w:r>
      <w:r w:rsidR="00A90DBB">
        <w:t>consideration</w:t>
      </w:r>
      <w:r w:rsidR="00BA5FE8">
        <w:t xml:space="preserve">s could </w:t>
      </w:r>
      <w:r w:rsidR="00D36DF4">
        <w:t>include a</w:t>
      </w:r>
      <w:r w:rsidR="00F41B1F">
        <w:t>)</w:t>
      </w:r>
      <w:r w:rsidR="0063057A">
        <w:t xml:space="preserve"> </w:t>
      </w:r>
      <w:r w:rsidR="00F3583C">
        <w:t xml:space="preserve">adding </w:t>
      </w:r>
      <w:r w:rsidR="00F41B1F">
        <w:t xml:space="preserve">more </w:t>
      </w:r>
      <w:r w:rsidR="00F41B1F" w:rsidRPr="0088712F">
        <w:rPr>
          <w:b/>
          <w:bCs/>
        </w:rPr>
        <w:t>volcano</w:t>
      </w:r>
      <w:r w:rsidR="00CC2CF7">
        <w:rPr>
          <w:b/>
          <w:bCs/>
        </w:rPr>
        <w:t>-</w:t>
      </w:r>
      <w:r w:rsidR="00F41B1F" w:rsidRPr="0088712F">
        <w:rPr>
          <w:b/>
          <w:bCs/>
        </w:rPr>
        <w:t>specific data</w:t>
      </w:r>
      <w:r w:rsidR="00585FBB">
        <w:rPr>
          <w:b/>
          <w:bCs/>
        </w:rPr>
        <w:t xml:space="preserve"> </w:t>
      </w:r>
      <w:r w:rsidR="00585FBB">
        <w:t>(e.g.</w:t>
      </w:r>
      <w:r w:rsidR="00CC2CF7">
        <w:t>,</w:t>
      </w:r>
      <w:r w:rsidR="00585FBB">
        <w:t xml:space="preserve"> </w:t>
      </w:r>
      <w:r w:rsidR="00D46D5F">
        <w:t>typical or atypical for a specific volcano</w:t>
      </w:r>
      <w:r w:rsidR="00585FBB">
        <w:t>)</w:t>
      </w:r>
      <w:r w:rsidR="00F41B1F">
        <w:t xml:space="preserve">; </w:t>
      </w:r>
      <w:r w:rsidR="00D36DF4">
        <w:t>b</w:t>
      </w:r>
      <w:r w:rsidR="00F41B1F">
        <w:t xml:space="preserve">) </w:t>
      </w:r>
      <w:r w:rsidR="00632581">
        <w:t xml:space="preserve">the </w:t>
      </w:r>
      <w:r w:rsidR="00F41B1F">
        <w:t xml:space="preserve">need to </w:t>
      </w:r>
      <w:r w:rsidR="00F41B1F" w:rsidRPr="0088712F">
        <w:rPr>
          <w:b/>
          <w:bCs/>
        </w:rPr>
        <w:t>incorporate monitoring data</w:t>
      </w:r>
      <w:r w:rsidR="00632581">
        <w:rPr>
          <w:b/>
          <w:bCs/>
        </w:rPr>
        <w:t xml:space="preserve"> </w:t>
      </w:r>
      <w:r w:rsidR="00632581" w:rsidRPr="0046364A">
        <w:t>and</w:t>
      </w:r>
      <w:r w:rsidR="00632581">
        <w:rPr>
          <w:b/>
          <w:bCs/>
        </w:rPr>
        <w:t xml:space="preserve"> levels of </w:t>
      </w:r>
      <w:r w:rsidR="00F41B1F" w:rsidRPr="0088712F">
        <w:rPr>
          <w:b/>
          <w:bCs/>
        </w:rPr>
        <w:t>unrest</w:t>
      </w:r>
      <w:r w:rsidR="00F41B1F">
        <w:t xml:space="preserve"> into defini</w:t>
      </w:r>
      <w:r w:rsidR="007041FD">
        <w:t>ng terms</w:t>
      </w:r>
      <w:r w:rsidR="00F41B1F">
        <w:t xml:space="preserve">; </w:t>
      </w:r>
      <w:r w:rsidR="00D36DF4">
        <w:t>c</w:t>
      </w:r>
      <w:r w:rsidR="00F41B1F">
        <w:t xml:space="preserve">) </w:t>
      </w:r>
      <w:r w:rsidR="00B26544">
        <w:t xml:space="preserve">greater </w:t>
      </w:r>
      <w:r w:rsidR="00F41B1F">
        <w:t xml:space="preserve">consideration of </w:t>
      </w:r>
      <w:r w:rsidR="00F41B1F" w:rsidRPr="00487A07">
        <w:rPr>
          <w:b/>
          <w:bCs/>
        </w:rPr>
        <w:t>public or stakeholder perspectives</w:t>
      </w:r>
      <w:r w:rsidR="00F3583C">
        <w:t>;</w:t>
      </w:r>
      <w:r w:rsidR="00F41B1F">
        <w:t xml:space="preserve"> </w:t>
      </w:r>
      <w:r w:rsidR="00D36DF4">
        <w:t>d</w:t>
      </w:r>
      <w:r w:rsidR="00F41B1F">
        <w:t xml:space="preserve">) </w:t>
      </w:r>
      <w:r w:rsidR="00F3583C">
        <w:t>di</w:t>
      </w:r>
      <w:r w:rsidR="00B26544">
        <w:t>fferentiat</w:t>
      </w:r>
      <w:r w:rsidR="00F3583C">
        <w:t>ing between</w:t>
      </w:r>
      <w:r w:rsidR="00F41B1F">
        <w:t xml:space="preserve"> </w:t>
      </w:r>
      <w:r w:rsidR="00F41B1F" w:rsidRPr="00C43E4C">
        <w:rPr>
          <w:b/>
          <w:bCs/>
        </w:rPr>
        <w:t>eruption episodes versus eruptions</w:t>
      </w:r>
      <w:r w:rsidR="00F41B1F">
        <w:t>;</w:t>
      </w:r>
      <w:r w:rsidR="00F41B1F" w:rsidRPr="0039376A">
        <w:t xml:space="preserve"> </w:t>
      </w:r>
      <w:r w:rsidR="00C13F6D">
        <w:t>e</w:t>
      </w:r>
      <w:r w:rsidR="00F41B1F">
        <w:t xml:space="preserve">) a move toward </w:t>
      </w:r>
      <w:r w:rsidR="00F41B1F" w:rsidRPr="00612E1A">
        <w:rPr>
          <w:b/>
          <w:bCs/>
        </w:rPr>
        <w:t>probability</w:t>
      </w:r>
      <w:r w:rsidR="00F41B1F">
        <w:rPr>
          <w:b/>
          <w:bCs/>
        </w:rPr>
        <w:t>-</w:t>
      </w:r>
      <w:r w:rsidR="00F41B1F" w:rsidRPr="00612E1A">
        <w:rPr>
          <w:b/>
          <w:bCs/>
        </w:rPr>
        <w:t>based</w:t>
      </w:r>
      <w:r w:rsidR="00F41B1F">
        <w:t xml:space="preserve"> definitions. </w:t>
      </w:r>
      <w:r w:rsidR="00913D86">
        <w:t>P</w:t>
      </w:r>
      <w:r w:rsidR="009037E3">
        <w:t xml:space="preserve">ublic </w:t>
      </w:r>
      <w:r w:rsidR="00A1309C">
        <w:t>usage</w:t>
      </w:r>
      <w:r w:rsidR="00CA282A">
        <w:t>,</w:t>
      </w:r>
      <w:r w:rsidR="00A1309C">
        <w:t xml:space="preserve"> </w:t>
      </w:r>
      <w:r w:rsidR="00913D86">
        <w:t>opi</w:t>
      </w:r>
      <w:r w:rsidR="00A1309C">
        <w:t>ni</w:t>
      </w:r>
      <w:r w:rsidR="00913D86">
        <w:t>on</w:t>
      </w:r>
      <w:r w:rsidR="00CA282A">
        <w:t>,</w:t>
      </w:r>
      <w:r w:rsidR="00913D86">
        <w:t xml:space="preserve"> and </w:t>
      </w:r>
      <w:r w:rsidR="009037E3">
        <w:t xml:space="preserve">needs </w:t>
      </w:r>
      <w:r w:rsidR="00CA282A">
        <w:t>should</w:t>
      </w:r>
      <w:r w:rsidR="009037E3">
        <w:t xml:space="preserve"> be integrated into</w:t>
      </w:r>
      <w:r w:rsidR="00BE2A0F">
        <w:t xml:space="preserve"> the discussion</w:t>
      </w:r>
      <w:r w:rsidR="001E5546">
        <w:t xml:space="preserve"> of definitions</w:t>
      </w:r>
      <w:r w:rsidR="0044157D">
        <w:t xml:space="preserve">, </w:t>
      </w:r>
      <w:r w:rsidR="001E5546">
        <w:t>especially regarding</w:t>
      </w:r>
      <w:r w:rsidR="0078588E">
        <w:t xml:space="preserve"> </w:t>
      </w:r>
      <w:r w:rsidR="00D530C0">
        <w:t xml:space="preserve">implied </w:t>
      </w:r>
      <w:r w:rsidR="002E200B">
        <w:t xml:space="preserve">relative </w:t>
      </w:r>
      <w:r w:rsidR="00D530C0">
        <w:t>hazard</w:t>
      </w:r>
      <w:r w:rsidR="00541863">
        <w:t>.</w:t>
      </w:r>
      <w:r w:rsidR="00BF3C20" w:rsidRPr="00BF3C20">
        <w:t xml:space="preserve"> </w:t>
      </w:r>
      <w:r w:rsidR="00BF3C20">
        <w:t xml:space="preserve">The </w:t>
      </w:r>
      <w:r w:rsidR="00183F0A">
        <w:t>new definition</w:t>
      </w:r>
      <w:r w:rsidR="00CA282A">
        <w:t>s</w:t>
      </w:r>
      <w:r w:rsidR="00183F0A">
        <w:t xml:space="preserve"> need to </w:t>
      </w:r>
      <w:r w:rsidR="006E3CC5">
        <w:t>span and subdivide def</w:t>
      </w:r>
      <w:r w:rsidR="0086214A">
        <w:t>i</w:t>
      </w:r>
      <w:r w:rsidR="006E3CC5">
        <w:t>nition</w:t>
      </w:r>
      <w:r w:rsidR="0086214A">
        <w:t xml:space="preserve">s </w:t>
      </w:r>
      <w:r w:rsidR="00472017">
        <w:t xml:space="preserve">based on </w:t>
      </w:r>
      <w:r w:rsidR="0086214A">
        <w:t>relative probability</w:t>
      </w:r>
      <w:r w:rsidR="00DC5D40">
        <w:t>.</w:t>
      </w:r>
    </w:p>
    <w:p w14:paraId="32477964" w14:textId="78815F3C" w:rsidR="004A3ABC" w:rsidRDefault="00541863" w:rsidP="004A3ABC">
      <w:pPr>
        <w:pStyle w:val="ListParagraph"/>
        <w:numPr>
          <w:ilvl w:val="0"/>
          <w:numId w:val="3"/>
        </w:numPr>
      </w:pPr>
      <w:r>
        <w:t>An international group of stakeholders</w:t>
      </w:r>
      <w:r w:rsidR="00472017">
        <w:t>,</w:t>
      </w:r>
      <w:r>
        <w:t xml:space="preserve"> </w:t>
      </w:r>
      <w:r w:rsidR="00E36C7F">
        <w:t xml:space="preserve">including those involved in </w:t>
      </w:r>
      <w:r w:rsidR="00F97ABD">
        <w:t xml:space="preserve">observatory alert level statuses and global </w:t>
      </w:r>
      <w:r w:rsidR="00E36C7F">
        <w:t>databases</w:t>
      </w:r>
      <w:r w:rsidR="00472017">
        <w:t>,</w:t>
      </w:r>
      <w:r w:rsidR="00E36C7F">
        <w:t xml:space="preserve"> </w:t>
      </w:r>
      <w:r>
        <w:t>need</w:t>
      </w:r>
      <w:r w:rsidR="00472017">
        <w:t>s</w:t>
      </w:r>
      <w:r>
        <w:t xml:space="preserve"> to agree on the clarity</w:t>
      </w:r>
      <w:r w:rsidR="00913D86">
        <w:t xml:space="preserve">, </w:t>
      </w:r>
      <w:r>
        <w:t>usefulness</w:t>
      </w:r>
      <w:r w:rsidR="00472017">
        <w:t>,</w:t>
      </w:r>
      <w:r>
        <w:t xml:space="preserve"> </w:t>
      </w:r>
      <w:r w:rsidR="00913D86">
        <w:t xml:space="preserve">and ability to translate these </w:t>
      </w:r>
      <w:r>
        <w:t>definitions</w:t>
      </w:r>
      <w:r w:rsidR="00913D86">
        <w:t>.</w:t>
      </w:r>
      <w:r>
        <w:t xml:space="preserve"> </w:t>
      </w:r>
      <w:r w:rsidR="001B172F">
        <w:t xml:space="preserve"> </w:t>
      </w:r>
    </w:p>
    <w:p w14:paraId="352FFFAE" w14:textId="490B8603" w:rsidR="001351B0" w:rsidRDefault="00162D09" w:rsidP="00116219">
      <w:r>
        <w:t xml:space="preserve">We emphasize that </w:t>
      </w:r>
      <w:r w:rsidR="005A0344">
        <w:t xml:space="preserve">modifications or caveats to these terms </w:t>
      </w:r>
      <w:r w:rsidR="0026197E">
        <w:t xml:space="preserve">should </w:t>
      </w:r>
      <w:r w:rsidR="007925BE">
        <w:t xml:space="preserve">allow for the classification of </w:t>
      </w:r>
      <w:r w:rsidR="0026197E">
        <w:t xml:space="preserve">volcanoes that </w:t>
      </w:r>
      <w:r w:rsidR="002A25AB">
        <w:t xml:space="preserve">might </w:t>
      </w:r>
      <w:r w:rsidR="003C2C69">
        <w:t>not be adequately</w:t>
      </w:r>
      <w:r w:rsidR="0026197E">
        <w:t xml:space="preserve"> </w:t>
      </w:r>
      <w:r w:rsidR="002A25AB">
        <w:t xml:space="preserve">categorized </w:t>
      </w:r>
      <w:r w:rsidR="0007556B">
        <w:t>by one of these terms</w:t>
      </w:r>
      <w:r w:rsidR="00F67990">
        <w:t xml:space="preserve"> to be </w:t>
      </w:r>
      <w:r w:rsidR="00F74E2E">
        <w:t xml:space="preserve">reliably </w:t>
      </w:r>
      <w:r w:rsidR="00F67990">
        <w:t>classified in a way that sati</w:t>
      </w:r>
      <w:r w:rsidR="00DF1D60">
        <w:t>s</w:t>
      </w:r>
      <w:r w:rsidR="00F67990">
        <w:t>fies</w:t>
      </w:r>
      <w:r w:rsidR="00E06009">
        <w:t>, 1)</w:t>
      </w:r>
      <w:r w:rsidR="00F67990">
        <w:t xml:space="preserve"> the majority of the volcano community</w:t>
      </w:r>
      <w:r w:rsidR="00DF1D60">
        <w:t>, especially those in the local volcano observator</w:t>
      </w:r>
      <w:r w:rsidR="00BC6433">
        <w:t>ies</w:t>
      </w:r>
      <w:r w:rsidR="00D44835">
        <w:t>, or responsible for volcano databases</w:t>
      </w:r>
      <w:r w:rsidR="00E06009">
        <w:t xml:space="preserve">, and 2) the public who receive </w:t>
      </w:r>
      <w:r w:rsidR="00EF4EFA">
        <w:t>volcano information</w:t>
      </w:r>
      <w:r w:rsidR="00F67990">
        <w:t>.</w:t>
      </w:r>
      <w:r w:rsidR="0026197E">
        <w:t xml:space="preserve"> </w:t>
      </w:r>
      <w:r w:rsidR="001351B0">
        <w:t xml:space="preserve">Table </w:t>
      </w:r>
      <w:r w:rsidR="0022468B">
        <w:t>2</w:t>
      </w:r>
      <w:r w:rsidR="00A93EB9">
        <w:t xml:space="preserve"> </w:t>
      </w:r>
      <w:r w:rsidR="00BC6433">
        <w:t>illustrates</w:t>
      </w:r>
      <w:r w:rsidR="00A93EB9">
        <w:t xml:space="preserve"> how these recommendations could be </w:t>
      </w:r>
      <w:r w:rsidR="00BF34EE">
        <w:t xml:space="preserve">implemented in </w:t>
      </w:r>
      <w:r w:rsidR="001351B0">
        <w:t>draft</w:t>
      </w:r>
      <w:r w:rsidR="00576424">
        <w:t xml:space="preserve"> </w:t>
      </w:r>
      <w:r w:rsidR="00BF34EE">
        <w:t>definitions</w:t>
      </w:r>
      <w:r w:rsidR="00225B4F">
        <w:t xml:space="preserve"> to facilitate </w:t>
      </w:r>
      <w:r w:rsidR="00F77CFF">
        <w:t>discussion</w:t>
      </w:r>
      <w:r w:rsidR="00EF3308">
        <w:t>, modification</w:t>
      </w:r>
      <w:r w:rsidR="00BC6433">
        <w:t>,</w:t>
      </w:r>
      <w:r w:rsidR="00EF3308">
        <w:t xml:space="preserve"> and eventual consensus</w:t>
      </w:r>
      <w:r w:rsidR="00F77CFF">
        <w:t>.</w:t>
      </w:r>
      <w:r w:rsidR="00511D99">
        <w:t xml:space="preserve"> We additionally provide</w:t>
      </w:r>
      <w:r w:rsidR="004F5797">
        <w:t xml:space="preserve"> an example of volcano</w:t>
      </w:r>
      <w:r w:rsidR="001351B0">
        <w:t>es</w:t>
      </w:r>
      <w:r w:rsidR="00B17EED">
        <w:t xml:space="preserve"> that could be classified u</w:t>
      </w:r>
      <w:r w:rsidR="000A573D">
        <w:t>nder</w:t>
      </w:r>
      <w:r w:rsidR="00B17EED">
        <w:t xml:space="preserve"> </w:t>
      </w:r>
      <w:r w:rsidR="000A573D">
        <w:t xml:space="preserve">specific </w:t>
      </w:r>
      <w:r w:rsidR="00B17EED">
        <w:t>definition</w:t>
      </w:r>
      <w:r w:rsidR="000A573D">
        <w:t>s</w:t>
      </w:r>
      <w:r w:rsidR="00B17EED">
        <w:t>, a</w:t>
      </w:r>
      <w:r w:rsidR="000A573D">
        <w:t>long with</w:t>
      </w:r>
      <w:r w:rsidR="00B17EED">
        <w:t xml:space="preserve"> the implications of this</w:t>
      </w:r>
      <w:r w:rsidR="00311631">
        <w:t xml:space="preserve"> classification</w:t>
      </w:r>
      <w:r w:rsidR="001351B0">
        <w:t>.</w:t>
      </w:r>
    </w:p>
    <w:tbl>
      <w:tblPr>
        <w:tblStyle w:val="TableGrid"/>
        <w:tblW w:w="9918" w:type="dxa"/>
        <w:tblLook w:val="04A0" w:firstRow="1" w:lastRow="0" w:firstColumn="1" w:lastColumn="0" w:noHBand="0" w:noVBand="1"/>
      </w:tblPr>
      <w:tblGrid>
        <w:gridCol w:w="1013"/>
        <w:gridCol w:w="1397"/>
        <w:gridCol w:w="2646"/>
        <w:gridCol w:w="1921"/>
        <w:gridCol w:w="2941"/>
      </w:tblGrid>
      <w:tr w:rsidR="001A7F86" w14:paraId="5065F9C1" w14:textId="77777777" w:rsidTr="00314D6A">
        <w:tc>
          <w:tcPr>
            <w:tcW w:w="1013" w:type="dxa"/>
          </w:tcPr>
          <w:p w14:paraId="2DE974CA" w14:textId="77777777" w:rsidR="00D46D5F" w:rsidRPr="00C90580" w:rsidRDefault="00D46D5F" w:rsidP="00456B1A">
            <w:pPr>
              <w:jc w:val="center"/>
              <w:rPr>
                <w:b/>
                <w:bCs/>
              </w:rPr>
            </w:pPr>
            <w:r>
              <w:rPr>
                <w:b/>
                <w:bCs/>
              </w:rPr>
              <w:lastRenderedPageBreak/>
              <w:t>T</w:t>
            </w:r>
            <w:r w:rsidRPr="00C90580">
              <w:rPr>
                <w:b/>
                <w:bCs/>
              </w:rPr>
              <w:t>erm</w:t>
            </w:r>
            <w:r>
              <w:rPr>
                <w:b/>
                <w:bCs/>
              </w:rPr>
              <w:t xml:space="preserve">s </w:t>
            </w:r>
          </w:p>
        </w:tc>
        <w:tc>
          <w:tcPr>
            <w:tcW w:w="1421" w:type="dxa"/>
          </w:tcPr>
          <w:p w14:paraId="70322EFD" w14:textId="67F37E95" w:rsidR="00D46D5F" w:rsidRDefault="00012208" w:rsidP="00456B1A">
            <w:pPr>
              <w:jc w:val="center"/>
              <w:rPr>
                <w:b/>
                <w:bCs/>
              </w:rPr>
            </w:pPr>
            <w:r>
              <w:rPr>
                <w:b/>
                <w:bCs/>
              </w:rPr>
              <w:t>Relative e</w:t>
            </w:r>
            <w:r w:rsidR="00D46D5F">
              <w:rPr>
                <w:b/>
                <w:bCs/>
              </w:rPr>
              <w:t>ruption probability</w:t>
            </w:r>
          </w:p>
        </w:tc>
        <w:tc>
          <w:tcPr>
            <w:tcW w:w="2806" w:type="dxa"/>
          </w:tcPr>
          <w:p w14:paraId="5041964C" w14:textId="77777777" w:rsidR="00D46D5F" w:rsidRPr="00C90580" w:rsidRDefault="00D46D5F" w:rsidP="00456B1A">
            <w:pPr>
              <w:jc w:val="center"/>
              <w:rPr>
                <w:b/>
                <w:bCs/>
              </w:rPr>
            </w:pPr>
            <w:r>
              <w:rPr>
                <w:b/>
                <w:bCs/>
              </w:rPr>
              <w:t>Draft</w:t>
            </w:r>
            <w:r w:rsidRPr="00C90580">
              <w:rPr>
                <w:b/>
                <w:bCs/>
              </w:rPr>
              <w:t xml:space="preserve"> definition</w:t>
            </w:r>
          </w:p>
        </w:tc>
        <w:tc>
          <w:tcPr>
            <w:tcW w:w="1528" w:type="dxa"/>
          </w:tcPr>
          <w:p w14:paraId="7F2FBB25" w14:textId="77777777" w:rsidR="00D46D5F" w:rsidRPr="00C90580" w:rsidRDefault="00D46D5F" w:rsidP="00456B1A">
            <w:pPr>
              <w:jc w:val="center"/>
              <w:rPr>
                <w:b/>
                <w:bCs/>
              </w:rPr>
            </w:pPr>
            <w:r w:rsidRPr="00C90580">
              <w:rPr>
                <w:b/>
                <w:bCs/>
              </w:rPr>
              <w:t>Recommendations used</w:t>
            </w:r>
          </w:p>
        </w:tc>
        <w:tc>
          <w:tcPr>
            <w:tcW w:w="3150" w:type="dxa"/>
          </w:tcPr>
          <w:p w14:paraId="652B7CF7" w14:textId="77777777" w:rsidR="00D46D5F" w:rsidRPr="00C90580" w:rsidRDefault="00D46D5F" w:rsidP="00456B1A">
            <w:pPr>
              <w:jc w:val="center"/>
              <w:rPr>
                <w:b/>
                <w:bCs/>
              </w:rPr>
            </w:pPr>
            <w:r w:rsidRPr="00C90580">
              <w:rPr>
                <w:b/>
                <w:bCs/>
              </w:rPr>
              <w:t>Examples on 01/12/2025</w:t>
            </w:r>
          </w:p>
        </w:tc>
      </w:tr>
      <w:tr w:rsidR="001A7F86" w14:paraId="4094504D" w14:textId="77777777" w:rsidTr="00314D6A">
        <w:tc>
          <w:tcPr>
            <w:tcW w:w="1013" w:type="dxa"/>
            <w:vMerge w:val="restart"/>
          </w:tcPr>
          <w:p w14:paraId="732B3BC6" w14:textId="77777777" w:rsidR="00D46D5F" w:rsidRDefault="00D46D5F" w:rsidP="00456B1A">
            <w:r>
              <w:t>Active</w:t>
            </w:r>
          </w:p>
        </w:tc>
        <w:tc>
          <w:tcPr>
            <w:tcW w:w="1421" w:type="dxa"/>
          </w:tcPr>
          <w:p w14:paraId="5CA112E3" w14:textId="77777777" w:rsidR="00D46D5F" w:rsidRDefault="00D46D5F" w:rsidP="00456B1A">
            <w:r>
              <w:t xml:space="preserve">Erupting </w:t>
            </w:r>
          </w:p>
        </w:tc>
        <w:tc>
          <w:tcPr>
            <w:tcW w:w="2806" w:type="dxa"/>
          </w:tcPr>
          <w:p w14:paraId="2A5E8753" w14:textId="2E4ACEF6" w:rsidR="00D46D5F" w:rsidRDefault="00D46D5F" w:rsidP="00456B1A">
            <w:r>
              <w:t xml:space="preserve">Is a volcano that has erupted in the last </w:t>
            </w:r>
            <w:commentRangeStart w:id="84"/>
            <w:r>
              <w:t xml:space="preserve">92 days* </w:t>
            </w:r>
            <w:commentRangeEnd w:id="84"/>
            <w:r w:rsidR="00061B7E">
              <w:rPr>
                <w:rStyle w:val="CommentReference"/>
                <w:sz w:val="22"/>
                <w:szCs w:val="22"/>
              </w:rPr>
              <w:commentReference w:id="84"/>
            </w:r>
            <w:r>
              <w:t xml:space="preserve">or shows detectable signs that rock </w:t>
            </w:r>
            <w:r w:rsidR="006574D8">
              <w:t xml:space="preserve">fragments </w:t>
            </w:r>
            <w:r>
              <w:t>or molten material could be exiting a vent at the present moment.</w:t>
            </w:r>
          </w:p>
        </w:tc>
        <w:tc>
          <w:tcPr>
            <w:tcW w:w="1528" w:type="dxa"/>
          </w:tcPr>
          <w:p w14:paraId="077A5478" w14:textId="405BE9BA" w:rsidR="00D46D5F" w:rsidRDefault="00D46D5F" w:rsidP="00456B1A">
            <w:r>
              <w:t>1, 2</w:t>
            </w:r>
            <w:r w:rsidR="00D02A4A">
              <w:t>b</w:t>
            </w:r>
            <w:r>
              <w:t xml:space="preserve">, </w:t>
            </w:r>
            <w:r w:rsidR="00D02A4A">
              <w:t>2d,</w:t>
            </w:r>
            <w:r>
              <w:t>3</w:t>
            </w:r>
          </w:p>
        </w:tc>
        <w:tc>
          <w:tcPr>
            <w:tcW w:w="3150" w:type="dxa"/>
          </w:tcPr>
          <w:p w14:paraId="7B0746D9" w14:textId="77777777" w:rsidR="00D46D5F" w:rsidRPr="00D22ECA" w:rsidRDefault="00D46D5F" w:rsidP="00456B1A">
            <w:pPr>
              <w:rPr>
                <w:lang w:val="it-IT"/>
              </w:rPr>
            </w:pPr>
            <w:r w:rsidRPr="00D22ECA">
              <w:rPr>
                <w:lang w:val="it-IT"/>
              </w:rPr>
              <w:t xml:space="preserve">Stromboli </w:t>
            </w:r>
            <w:r>
              <w:rPr>
                <w:lang w:val="it-IT"/>
              </w:rPr>
              <w:t>(Italy),</w:t>
            </w:r>
          </w:p>
          <w:p w14:paraId="6135E911" w14:textId="77777777" w:rsidR="00D46D5F" w:rsidRPr="00D22ECA" w:rsidRDefault="00D46D5F" w:rsidP="00456B1A">
            <w:pPr>
              <w:rPr>
                <w:lang w:val="it-IT"/>
              </w:rPr>
            </w:pPr>
            <w:r w:rsidRPr="00D22ECA">
              <w:rPr>
                <w:lang w:val="it-IT"/>
              </w:rPr>
              <w:t xml:space="preserve">Yasur </w:t>
            </w:r>
            <w:r>
              <w:rPr>
                <w:lang w:val="it-IT"/>
              </w:rPr>
              <w:t>(Vanuatu),</w:t>
            </w:r>
            <w:r w:rsidRPr="00D22ECA">
              <w:rPr>
                <w:lang w:val="it-IT"/>
              </w:rPr>
              <w:t xml:space="preserve"> </w:t>
            </w:r>
          </w:p>
          <w:p w14:paraId="6C3B234A" w14:textId="77777777" w:rsidR="00D46D5F" w:rsidRPr="00D22ECA" w:rsidRDefault="00D46D5F" w:rsidP="00456B1A">
            <w:pPr>
              <w:rPr>
                <w:lang w:val="it-IT"/>
              </w:rPr>
            </w:pPr>
            <w:r w:rsidRPr="00D22ECA">
              <w:rPr>
                <w:lang w:val="it-IT"/>
              </w:rPr>
              <w:t>K</w:t>
            </w:r>
            <w:r>
              <w:rPr>
                <w:lang w:val="it-IT"/>
              </w:rPr>
              <w:t>ī</w:t>
            </w:r>
            <w:r w:rsidRPr="00D22ECA">
              <w:rPr>
                <w:lang w:val="it-IT"/>
              </w:rPr>
              <w:t xml:space="preserve">lauea </w:t>
            </w:r>
            <w:r>
              <w:rPr>
                <w:lang w:val="it-IT"/>
              </w:rPr>
              <w:t>(USA),</w:t>
            </w:r>
          </w:p>
          <w:p w14:paraId="33C5C039" w14:textId="77777777" w:rsidR="00D46D5F" w:rsidRDefault="00D46D5F" w:rsidP="00456B1A">
            <w:r>
              <w:t xml:space="preserve">Whakaari (New Zealand) </w:t>
            </w:r>
          </w:p>
          <w:p w14:paraId="446C2BBD" w14:textId="77777777" w:rsidR="00D46D5F" w:rsidRPr="00D22ECA" w:rsidRDefault="00D46D5F" w:rsidP="00456B1A">
            <w:pPr>
              <w:rPr>
                <w:lang w:val="it-IT"/>
              </w:rPr>
            </w:pPr>
            <w:r w:rsidRPr="004C2CEB">
              <w:rPr>
                <w:lang w:val="it-IT"/>
              </w:rPr>
              <w:t>Etna (Italy),</w:t>
            </w:r>
          </w:p>
          <w:p w14:paraId="04D6D41F" w14:textId="77777777" w:rsidR="00D46D5F" w:rsidRDefault="00D46D5F" w:rsidP="00456B1A"/>
        </w:tc>
      </w:tr>
      <w:tr w:rsidR="001A7F86" w:rsidRPr="00D22ECA" w14:paraId="77DF0F5D" w14:textId="77777777" w:rsidTr="00314D6A">
        <w:tc>
          <w:tcPr>
            <w:tcW w:w="1013" w:type="dxa"/>
            <w:vMerge/>
          </w:tcPr>
          <w:p w14:paraId="14D965CE" w14:textId="77777777" w:rsidR="00D46D5F" w:rsidRDefault="00D46D5F" w:rsidP="00456B1A"/>
        </w:tc>
        <w:tc>
          <w:tcPr>
            <w:tcW w:w="1421" w:type="dxa"/>
          </w:tcPr>
          <w:p w14:paraId="73233C6A" w14:textId="77777777" w:rsidR="00D46D5F" w:rsidRDefault="00D46D5F" w:rsidP="00456B1A">
            <w:r>
              <w:t>High</w:t>
            </w:r>
          </w:p>
        </w:tc>
        <w:tc>
          <w:tcPr>
            <w:tcW w:w="2806" w:type="dxa"/>
          </w:tcPr>
          <w:p w14:paraId="29D1B1A2" w14:textId="344AE757" w:rsidR="00D46D5F" w:rsidRDefault="00D46D5F" w:rsidP="00456B1A">
            <w:r>
              <w:t>E</w:t>
            </w:r>
            <w:r w:rsidRPr="00D736A8">
              <w:t xml:space="preserve">rupted within the last </w:t>
            </w:r>
            <w:r>
              <w:t>5</w:t>
            </w:r>
            <w:r w:rsidRPr="00D736A8">
              <w:t>00</w:t>
            </w:r>
            <w:r>
              <w:t xml:space="preserve"> </w:t>
            </w:r>
            <w:r w:rsidRPr="00D736A8">
              <w:t>y</w:t>
            </w:r>
            <w:r>
              <w:t>ea</w:t>
            </w:r>
            <w:r w:rsidRPr="00D736A8">
              <w:t>rs</w:t>
            </w:r>
            <w:r w:rsidRPr="00012208">
              <w:rPr>
                <w:b/>
                <w:bCs/>
              </w:rPr>
              <w:t xml:space="preserve"> and</w:t>
            </w:r>
            <w:r w:rsidRPr="00D736A8">
              <w:t xml:space="preserve"> shows</w:t>
            </w:r>
            <w:r>
              <w:t xml:space="preserve"> </w:t>
            </w:r>
            <w:r w:rsidR="00012208">
              <w:t>monitoring signals</w:t>
            </w:r>
            <w:r>
              <w:t xml:space="preserve"> </w:t>
            </w:r>
            <w:r w:rsidR="00012208">
              <w:t>typical</w:t>
            </w:r>
            <w:r>
              <w:t xml:space="preserve"> of shallow magma, or potential hydrothermal eruptions. </w:t>
            </w:r>
          </w:p>
        </w:tc>
        <w:tc>
          <w:tcPr>
            <w:tcW w:w="1528" w:type="dxa"/>
          </w:tcPr>
          <w:p w14:paraId="6C9868E5" w14:textId="47DABD19" w:rsidR="00D46D5F" w:rsidRDefault="00D46D5F" w:rsidP="00456B1A">
            <w:r>
              <w:t>2</w:t>
            </w:r>
            <w:r w:rsidR="00D02A4A">
              <w:t>b, 2e</w:t>
            </w:r>
            <w:r>
              <w:t>,3</w:t>
            </w:r>
          </w:p>
        </w:tc>
        <w:tc>
          <w:tcPr>
            <w:tcW w:w="3150" w:type="dxa"/>
          </w:tcPr>
          <w:p w14:paraId="2DFCF940" w14:textId="77777777" w:rsidR="00D46D5F" w:rsidRPr="00D22ECA" w:rsidRDefault="00D46D5F" w:rsidP="00456B1A">
            <w:pPr>
              <w:rPr>
                <w:lang w:val="it-IT"/>
              </w:rPr>
            </w:pPr>
            <w:r w:rsidRPr="00D22ECA">
              <w:rPr>
                <w:lang w:val="it-IT"/>
              </w:rPr>
              <w:t xml:space="preserve">Campi Flegrei </w:t>
            </w:r>
            <w:r>
              <w:rPr>
                <w:lang w:val="it-IT"/>
              </w:rPr>
              <w:t>(Italy),</w:t>
            </w:r>
          </w:p>
          <w:p w14:paraId="5CF2E0FE" w14:textId="77777777" w:rsidR="00D46D5F" w:rsidRPr="00D22ECA" w:rsidRDefault="00D46D5F" w:rsidP="00456B1A">
            <w:pPr>
              <w:rPr>
                <w:lang w:val="it-IT"/>
              </w:rPr>
            </w:pPr>
            <w:r w:rsidRPr="00D22ECA">
              <w:rPr>
                <w:lang w:val="it-IT"/>
              </w:rPr>
              <w:t>Reykjanes peninsula</w:t>
            </w:r>
            <w:r>
              <w:rPr>
                <w:lang w:val="it-IT"/>
              </w:rPr>
              <w:t xml:space="preserve"> (Iceland),</w:t>
            </w:r>
          </w:p>
          <w:p w14:paraId="6CAE5AD2" w14:textId="77777777" w:rsidR="00D46D5F" w:rsidRPr="00D22ECA" w:rsidRDefault="00D46D5F" w:rsidP="00456B1A">
            <w:pPr>
              <w:rPr>
                <w:lang w:val="it-IT"/>
              </w:rPr>
            </w:pPr>
            <w:r w:rsidRPr="00D22ECA">
              <w:rPr>
                <w:lang w:val="it-IT"/>
              </w:rPr>
              <w:t xml:space="preserve">Ruapehu </w:t>
            </w:r>
            <w:r>
              <w:rPr>
                <w:lang w:val="it-IT"/>
              </w:rPr>
              <w:t>(New Zealand),</w:t>
            </w:r>
            <w:r w:rsidRPr="00D22ECA">
              <w:rPr>
                <w:lang w:val="it-IT"/>
              </w:rPr>
              <w:t xml:space="preserve"> Santorini </w:t>
            </w:r>
            <w:r>
              <w:rPr>
                <w:lang w:val="it-IT"/>
              </w:rPr>
              <w:t>(</w:t>
            </w:r>
            <w:r w:rsidRPr="00D22ECA">
              <w:rPr>
                <w:lang w:val="it-IT"/>
              </w:rPr>
              <w:t>Greece</w:t>
            </w:r>
            <w:r>
              <w:rPr>
                <w:lang w:val="it-IT"/>
              </w:rPr>
              <w:t>)</w:t>
            </w:r>
          </w:p>
        </w:tc>
      </w:tr>
      <w:tr w:rsidR="001A7F86" w14:paraId="7249F0E9" w14:textId="77777777" w:rsidTr="00314D6A">
        <w:tc>
          <w:tcPr>
            <w:tcW w:w="1013" w:type="dxa"/>
            <w:vMerge/>
          </w:tcPr>
          <w:p w14:paraId="435D6456" w14:textId="77777777" w:rsidR="00D46D5F" w:rsidRDefault="00D46D5F" w:rsidP="00456B1A"/>
        </w:tc>
        <w:tc>
          <w:tcPr>
            <w:tcW w:w="1421" w:type="dxa"/>
          </w:tcPr>
          <w:p w14:paraId="70DF1354" w14:textId="77777777" w:rsidR="00D46D5F" w:rsidRDefault="00D46D5F" w:rsidP="00456B1A">
            <w:r>
              <w:t>Moderate</w:t>
            </w:r>
          </w:p>
        </w:tc>
        <w:tc>
          <w:tcPr>
            <w:tcW w:w="2806" w:type="dxa"/>
          </w:tcPr>
          <w:p w14:paraId="38F5606C" w14:textId="0C81B954" w:rsidR="00D46D5F" w:rsidRDefault="00D46D5F" w:rsidP="00456B1A">
            <w:r>
              <w:t>E</w:t>
            </w:r>
            <w:r w:rsidRPr="00D736A8">
              <w:t>ruption in last 1</w:t>
            </w:r>
            <w:r>
              <w:t>2</w:t>
            </w:r>
            <w:r w:rsidRPr="00D736A8">
              <w:t>,000</w:t>
            </w:r>
            <w:r>
              <w:t xml:space="preserve"> </w:t>
            </w:r>
            <w:r w:rsidRPr="00D736A8">
              <w:t>y</w:t>
            </w:r>
            <w:r>
              <w:t>ea</w:t>
            </w:r>
            <w:r w:rsidRPr="00D736A8">
              <w:t>rs</w:t>
            </w:r>
            <w:r w:rsidRPr="00012208">
              <w:rPr>
                <w:b/>
                <w:bCs/>
              </w:rPr>
              <w:t xml:space="preserve"> or</w:t>
            </w:r>
            <w:r w:rsidRPr="00D736A8">
              <w:t xml:space="preserve"> shows </w:t>
            </w:r>
            <w:bookmarkStart w:id="85" w:name="OLE_LINK4"/>
            <w:r>
              <w:t xml:space="preserve">detectable </w:t>
            </w:r>
            <w:r w:rsidR="00012208">
              <w:t>monitoring signals</w:t>
            </w:r>
            <w:r>
              <w:t xml:space="preserve"> </w:t>
            </w:r>
            <w:bookmarkEnd w:id="85"/>
            <w:r>
              <w:t>in</w:t>
            </w:r>
            <w:r w:rsidR="00012208">
              <w:t xml:space="preserve">dicating </w:t>
            </w:r>
            <w:r w:rsidR="006574D8">
              <w:t>that eruptions can still occur.</w:t>
            </w:r>
          </w:p>
        </w:tc>
        <w:tc>
          <w:tcPr>
            <w:tcW w:w="1528" w:type="dxa"/>
          </w:tcPr>
          <w:p w14:paraId="3880E015" w14:textId="612BD38C" w:rsidR="00D46D5F" w:rsidRDefault="00D46D5F" w:rsidP="00456B1A">
            <w:r>
              <w:t>1,2</w:t>
            </w:r>
            <w:r w:rsidR="007D5AC6">
              <w:t>b, 2e</w:t>
            </w:r>
          </w:p>
        </w:tc>
        <w:tc>
          <w:tcPr>
            <w:tcW w:w="3150" w:type="dxa"/>
          </w:tcPr>
          <w:p w14:paraId="20160D91" w14:textId="77777777" w:rsidR="00B82B61" w:rsidRDefault="00D46D5F" w:rsidP="00456B1A">
            <w:r>
              <w:t xml:space="preserve">Taranaki (New Zealand), </w:t>
            </w:r>
          </w:p>
          <w:p w14:paraId="4DFEBE3A" w14:textId="77777777" w:rsidR="00B82B61" w:rsidRDefault="00D46D5F" w:rsidP="00456B1A">
            <w:r>
              <w:t>Mt Fuji (Japan</w:t>
            </w:r>
            <w:r w:rsidR="00B82B61">
              <w:t>)</w:t>
            </w:r>
            <w:r>
              <w:t xml:space="preserve">, </w:t>
            </w:r>
          </w:p>
          <w:p w14:paraId="43215F18" w14:textId="3E89F813" w:rsidR="00D46D5F" w:rsidRDefault="00D46D5F" w:rsidP="00456B1A">
            <w:r>
              <w:t>Yellowstone (USA)</w:t>
            </w:r>
          </w:p>
        </w:tc>
      </w:tr>
      <w:tr w:rsidR="001A7F86" w:rsidRPr="00D22ECA" w14:paraId="01617D92" w14:textId="77777777" w:rsidTr="00314D6A">
        <w:tc>
          <w:tcPr>
            <w:tcW w:w="1013" w:type="dxa"/>
          </w:tcPr>
          <w:p w14:paraId="19AC08A4" w14:textId="77777777" w:rsidR="00D46D5F" w:rsidRDefault="00D46D5F" w:rsidP="00456B1A">
            <w:r>
              <w:t>Dormant</w:t>
            </w:r>
          </w:p>
        </w:tc>
        <w:tc>
          <w:tcPr>
            <w:tcW w:w="1421" w:type="dxa"/>
          </w:tcPr>
          <w:p w14:paraId="77D447ED" w14:textId="77777777" w:rsidR="00D46D5F" w:rsidRDefault="00D46D5F" w:rsidP="00456B1A">
            <w:r>
              <w:t>Low</w:t>
            </w:r>
          </w:p>
        </w:tc>
        <w:tc>
          <w:tcPr>
            <w:tcW w:w="2806" w:type="dxa"/>
          </w:tcPr>
          <w:p w14:paraId="25D852D3" w14:textId="0B1107DD" w:rsidR="00D46D5F" w:rsidRDefault="00D46D5F" w:rsidP="00456B1A">
            <w:r>
              <w:t>H</w:t>
            </w:r>
            <w:r w:rsidRPr="00D736A8">
              <w:t>as</w:t>
            </w:r>
            <w:r>
              <w:t xml:space="preserve"> </w:t>
            </w:r>
            <w:r w:rsidRPr="00D736A8">
              <w:t>n</w:t>
            </w:r>
            <w:r>
              <w:t>o</w:t>
            </w:r>
            <w:r w:rsidRPr="00D736A8">
              <w:t>t erupted in last 1</w:t>
            </w:r>
            <w:r>
              <w:t>2</w:t>
            </w:r>
            <w:r w:rsidRPr="00D736A8">
              <w:t>,000</w:t>
            </w:r>
            <w:r>
              <w:t xml:space="preserve"> </w:t>
            </w:r>
            <w:r w:rsidRPr="00D736A8">
              <w:t>y</w:t>
            </w:r>
            <w:r>
              <w:t>ea</w:t>
            </w:r>
            <w:r w:rsidRPr="00D736A8">
              <w:t xml:space="preserve">rs </w:t>
            </w:r>
            <w:r>
              <w:t xml:space="preserve">but has erupted in the past 2.5 million years </w:t>
            </w:r>
            <w:r w:rsidRPr="00D736A8">
              <w:t>and shows no measurable signs of activity</w:t>
            </w:r>
            <w:r>
              <w:t xml:space="preserve"> </w:t>
            </w:r>
            <w:r w:rsidR="006574D8">
              <w:t>indicating future eruptions</w:t>
            </w:r>
            <w:r>
              <w:t>.</w:t>
            </w:r>
          </w:p>
        </w:tc>
        <w:tc>
          <w:tcPr>
            <w:tcW w:w="1528" w:type="dxa"/>
          </w:tcPr>
          <w:p w14:paraId="76EE28B7" w14:textId="2C4993CA" w:rsidR="00D46D5F" w:rsidRDefault="00D46D5F" w:rsidP="00456B1A">
            <w:r>
              <w:t>1,2</w:t>
            </w:r>
            <w:r w:rsidR="00314D6A">
              <w:t>b, 2e</w:t>
            </w:r>
          </w:p>
        </w:tc>
        <w:tc>
          <w:tcPr>
            <w:tcW w:w="3150" w:type="dxa"/>
          </w:tcPr>
          <w:p w14:paraId="4005E93B" w14:textId="77777777" w:rsidR="00B82B61" w:rsidRDefault="00D46D5F" w:rsidP="00456B1A">
            <w:pPr>
              <w:rPr>
                <w:lang w:val="it-IT"/>
              </w:rPr>
            </w:pPr>
            <w:r w:rsidRPr="00D22ECA">
              <w:rPr>
                <w:lang w:val="it-IT"/>
              </w:rPr>
              <w:t xml:space="preserve">Pihanga </w:t>
            </w:r>
            <w:r>
              <w:rPr>
                <w:lang w:val="it-IT"/>
              </w:rPr>
              <w:t>(</w:t>
            </w:r>
            <w:r w:rsidRPr="00D22ECA">
              <w:rPr>
                <w:lang w:val="it-IT"/>
              </w:rPr>
              <w:t>N</w:t>
            </w:r>
            <w:r>
              <w:rPr>
                <w:lang w:val="it-IT"/>
              </w:rPr>
              <w:t xml:space="preserve">ew </w:t>
            </w:r>
            <w:r w:rsidRPr="00D22ECA">
              <w:rPr>
                <w:lang w:val="it-IT"/>
              </w:rPr>
              <w:t>Z</w:t>
            </w:r>
            <w:r>
              <w:rPr>
                <w:lang w:val="it-IT"/>
              </w:rPr>
              <w:t>ealand)</w:t>
            </w:r>
            <w:r w:rsidRPr="00D22ECA">
              <w:rPr>
                <w:lang w:val="it-IT"/>
              </w:rPr>
              <w:t xml:space="preserve">, Sabatini </w:t>
            </w:r>
            <w:r>
              <w:rPr>
                <w:lang w:val="it-IT"/>
              </w:rPr>
              <w:t>(</w:t>
            </w:r>
            <w:r w:rsidRPr="00D22ECA">
              <w:rPr>
                <w:lang w:val="it-IT"/>
              </w:rPr>
              <w:t>Italy</w:t>
            </w:r>
            <w:r>
              <w:rPr>
                <w:lang w:val="it-IT"/>
              </w:rPr>
              <w:t>)</w:t>
            </w:r>
            <w:r w:rsidRPr="00D22ECA">
              <w:rPr>
                <w:lang w:val="it-IT"/>
              </w:rPr>
              <w:t xml:space="preserve">, </w:t>
            </w:r>
          </w:p>
          <w:p w14:paraId="299CD9EF" w14:textId="56456A25" w:rsidR="00D46D5F" w:rsidRPr="00D22ECA" w:rsidRDefault="00D46D5F" w:rsidP="00456B1A">
            <w:pPr>
              <w:rPr>
                <w:lang w:val="it-IT"/>
              </w:rPr>
            </w:pPr>
            <w:r w:rsidRPr="00D22ECA">
              <w:rPr>
                <w:lang w:val="it-IT"/>
              </w:rPr>
              <w:t xml:space="preserve">Colli Albani, </w:t>
            </w:r>
            <w:r>
              <w:rPr>
                <w:lang w:val="it-IT"/>
              </w:rPr>
              <w:t>(</w:t>
            </w:r>
            <w:r w:rsidRPr="00D22ECA">
              <w:rPr>
                <w:lang w:val="it-IT"/>
              </w:rPr>
              <w:t>Italy</w:t>
            </w:r>
            <w:r>
              <w:rPr>
                <w:lang w:val="it-IT"/>
              </w:rPr>
              <w:t xml:space="preserve">) </w:t>
            </w:r>
          </w:p>
        </w:tc>
      </w:tr>
      <w:tr w:rsidR="001A7F86" w14:paraId="5E3E7DC6" w14:textId="77777777" w:rsidTr="00314D6A">
        <w:tc>
          <w:tcPr>
            <w:tcW w:w="1013" w:type="dxa"/>
          </w:tcPr>
          <w:p w14:paraId="141AF20E" w14:textId="77777777" w:rsidR="00D46D5F" w:rsidRDefault="00D46D5F" w:rsidP="00456B1A">
            <w:r>
              <w:t>Extinct</w:t>
            </w:r>
          </w:p>
        </w:tc>
        <w:tc>
          <w:tcPr>
            <w:tcW w:w="1421" w:type="dxa"/>
          </w:tcPr>
          <w:p w14:paraId="68C4B669" w14:textId="77777777" w:rsidR="00D46D5F" w:rsidRDefault="00D46D5F" w:rsidP="00456B1A">
            <w:r>
              <w:t>Should not erupt again</w:t>
            </w:r>
          </w:p>
        </w:tc>
        <w:tc>
          <w:tcPr>
            <w:tcW w:w="2806" w:type="dxa"/>
          </w:tcPr>
          <w:p w14:paraId="5D96CFBE" w14:textId="77777777" w:rsidR="00D46D5F" w:rsidRDefault="00D46D5F" w:rsidP="00456B1A">
            <w:r>
              <w:t>H</w:t>
            </w:r>
            <w:r w:rsidRPr="00D736A8">
              <w:t xml:space="preserve">as not erupted in last </w:t>
            </w:r>
            <w:r>
              <w:t>2.5</w:t>
            </w:r>
            <w:r w:rsidRPr="00D736A8">
              <w:t xml:space="preserve"> million years</w:t>
            </w:r>
            <w:r>
              <w:t>,</w:t>
            </w:r>
            <w:r w:rsidRPr="00D736A8">
              <w:t xml:space="preserve"> and shows no sign of activity</w:t>
            </w:r>
            <w:r>
              <w:t>, and is not expected to become active again.</w:t>
            </w:r>
          </w:p>
        </w:tc>
        <w:tc>
          <w:tcPr>
            <w:tcW w:w="1528" w:type="dxa"/>
          </w:tcPr>
          <w:p w14:paraId="7DAC9C43" w14:textId="77777777" w:rsidR="00D46D5F" w:rsidRDefault="00D46D5F" w:rsidP="00456B1A">
            <w:r>
              <w:t>1,2</w:t>
            </w:r>
          </w:p>
        </w:tc>
        <w:tc>
          <w:tcPr>
            <w:tcW w:w="3150" w:type="dxa"/>
          </w:tcPr>
          <w:p w14:paraId="61F3BA49" w14:textId="77777777" w:rsidR="00D46D5F" w:rsidRDefault="00D46D5F" w:rsidP="00456B1A">
            <w:r>
              <w:t>Cerro Tronador (Argentina), Whakaraupo (New Zealand), Mount Buninyong (Australia), Mt. Thielsen (USA)</w:t>
            </w:r>
          </w:p>
        </w:tc>
      </w:tr>
    </w:tbl>
    <w:p w14:paraId="5A168B43" w14:textId="77777777" w:rsidR="00D46D5F" w:rsidRDefault="00D46D5F" w:rsidP="00225EEC"/>
    <w:p w14:paraId="7C51D309" w14:textId="66B8C97C" w:rsidR="00225EEC" w:rsidRDefault="00225EEC" w:rsidP="00225EEC">
      <w:r w:rsidRPr="00A2588A">
        <w:t>Table 2</w:t>
      </w:r>
      <w:r>
        <w:t>.</w:t>
      </w:r>
      <w:r w:rsidRPr="00A2588A">
        <w:t xml:space="preserve"> </w:t>
      </w:r>
      <w:r>
        <w:t>E</w:t>
      </w:r>
      <w:r w:rsidRPr="00A2588A">
        <w:t>xample draft definitions</w:t>
      </w:r>
      <w:r w:rsidR="00377124">
        <w:t xml:space="preserve">. There are two primary terms, </w:t>
      </w:r>
      <w:r w:rsidR="00377124" w:rsidRPr="0046364A">
        <w:rPr>
          <w:i/>
          <w:iCs/>
        </w:rPr>
        <w:t>active</w:t>
      </w:r>
      <w:r w:rsidR="00377124">
        <w:t xml:space="preserve"> and </w:t>
      </w:r>
      <w:r w:rsidR="00377124" w:rsidRPr="0046364A">
        <w:rPr>
          <w:i/>
          <w:iCs/>
        </w:rPr>
        <w:t>extinct</w:t>
      </w:r>
      <w:r w:rsidR="00377124">
        <w:t xml:space="preserve">. </w:t>
      </w:r>
      <w:r w:rsidR="00377124" w:rsidRPr="0046364A">
        <w:rPr>
          <w:i/>
          <w:iCs/>
        </w:rPr>
        <w:t>Erupting</w:t>
      </w:r>
      <w:r w:rsidR="00377124">
        <w:t xml:space="preserve"> and </w:t>
      </w:r>
      <w:r w:rsidR="00377124" w:rsidRPr="0046364A">
        <w:rPr>
          <w:i/>
          <w:iCs/>
        </w:rPr>
        <w:t>dormant</w:t>
      </w:r>
      <w:r w:rsidR="00377124">
        <w:t xml:space="preserve"> are subtypes of </w:t>
      </w:r>
      <w:r w:rsidR="00E1631A" w:rsidRPr="0046364A">
        <w:rPr>
          <w:i/>
          <w:iCs/>
        </w:rPr>
        <w:t>active</w:t>
      </w:r>
      <w:r w:rsidR="00E1631A">
        <w:t xml:space="preserve"> volcanoes. </w:t>
      </w:r>
      <w:r w:rsidR="00D46D5F" w:rsidRPr="00A2588A">
        <w:t>.</w:t>
      </w:r>
      <w:r w:rsidR="00D46D5F">
        <w:t>*or if local volcano observatory declares end of eruption.</w:t>
      </w:r>
    </w:p>
    <w:p w14:paraId="06CF641B" w14:textId="2B7171AD" w:rsidR="00CF0FA2" w:rsidRDefault="00CF0FA2" w:rsidP="001B0360">
      <w:r>
        <w:t xml:space="preserve">In the following we use the draft definitions of Table </w:t>
      </w:r>
      <w:r w:rsidR="00775AF0">
        <w:t>2</w:t>
      </w:r>
      <w:r>
        <w:t xml:space="preserve"> to define the status of emblematic volcanoes</w:t>
      </w:r>
      <w:r w:rsidR="00E71CC5">
        <w:t>.</w:t>
      </w:r>
      <w:r w:rsidR="00D11CBB">
        <w:t xml:space="preserve"> </w:t>
      </w:r>
      <w:r w:rsidR="00E71CC5">
        <w:t>W</w:t>
      </w:r>
      <w:r w:rsidR="00D11CBB">
        <w:t xml:space="preserve">e also note that these definitions are organised in descending order of </w:t>
      </w:r>
      <w:r w:rsidR="00EA283B">
        <w:t xml:space="preserve">relative </w:t>
      </w:r>
      <w:r w:rsidR="00D11CBB">
        <w:t xml:space="preserve">eruption </w:t>
      </w:r>
      <w:r w:rsidR="00B86288">
        <w:t>probability, and we recommend</w:t>
      </w:r>
      <w:r w:rsidR="00EA283B">
        <w:t xml:space="preserve"> in the future </w:t>
      </w:r>
      <w:r w:rsidR="00E71CC5">
        <w:t xml:space="preserve">that </w:t>
      </w:r>
      <w:r w:rsidR="00EA283B">
        <w:t xml:space="preserve">numeric </w:t>
      </w:r>
      <w:r w:rsidR="00B86288">
        <w:t>eruption probability be included in established definitions where possible.</w:t>
      </w:r>
      <w:r w:rsidR="00EA283B">
        <w:t xml:space="preserve"> However, as many volcanoes do not have sufficient data to produce robust numeric eruption probabilities, this current version</w:t>
      </w:r>
      <w:r>
        <w:t xml:space="preserve"> </w:t>
      </w:r>
      <w:r w:rsidR="00EA283B">
        <w:t xml:space="preserve">is reliant on relative eruption probability which in many cases will be reliant on expert elicitation around the presence of shallow magma or potential for hydrothermal eruptions. We also emphasize that Table 2 is a “Straw man” </w:t>
      </w:r>
      <w:r w:rsidR="00456B1A">
        <w:t xml:space="preserve">and these </w:t>
      </w:r>
      <w:r w:rsidR="00EA283B">
        <w:t>definitions that require rigorous expert and public workshopping</w:t>
      </w:r>
      <w:r w:rsidR="001A7F86">
        <w:t>, we expect the specific values and conditions to be refined by this process.</w:t>
      </w:r>
      <w:r w:rsidR="00EA283B">
        <w:t xml:space="preserve"> </w:t>
      </w:r>
    </w:p>
    <w:p w14:paraId="3A9F2F61" w14:textId="7EB78BA9" w:rsidR="00540DA1" w:rsidRDefault="00CF0FA2" w:rsidP="001B0360">
      <w:r w:rsidRPr="006F22FD">
        <w:rPr>
          <w:u w:val="single"/>
        </w:rPr>
        <w:t>Erupting volcanoes</w:t>
      </w:r>
      <w:r>
        <w:t xml:space="preserve">: </w:t>
      </w:r>
      <w:r w:rsidR="00C830BB">
        <w:t xml:space="preserve">Following the above definitions, </w:t>
      </w:r>
      <w:r w:rsidR="00492A76">
        <w:t xml:space="preserve">on 01/12/2025 Stromboli volcano, Yasur volcano, and </w:t>
      </w:r>
      <w:r w:rsidR="00CD19D3">
        <w:t>K</w:t>
      </w:r>
      <w:r w:rsidR="00C97CCC">
        <w:t>ī</w:t>
      </w:r>
      <w:r w:rsidR="00CD19D3">
        <w:t>l</w:t>
      </w:r>
      <w:r w:rsidR="00244082">
        <w:t>auea</w:t>
      </w:r>
      <w:r w:rsidR="00BC60ED">
        <w:t xml:space="preserve"> volcanoes are </w:t>
      </w:r>
      <w:r w:rsidR="007761DD" w:rsidRPr="007761DD">
        <w:rPr>
          <w:i/>
        </w:rPr>
        <w:t>erupting</w:t>
      </w:r>
      <w:r w:rsidR="000C6013">
        <w:t xml:space="preserve"> (amongst several others)</w:t>
      </w:r>
      <w:r w:rsidR="00BC60ED">
        <w:t xml:space="preserve">. At all three of these </w:t>
      </w:r>
      <w:r w:rsidR="001351B0">
        <w:t>volcanoes,</w:t>
      </w:r>
      <w:r w:rsidR="00BC60ED">
        <w:t xml:space="preserve"> it is possible to </w:t>
      </w:r>
      <w:r w:rsidR="00AC6863">
        <w:t>see molten</w:t>
      </w:r>
      <w:r w:rsidR="00246C8E">
        <w:t xml:space="preserve"> or solid</w:t>
      </w:r>
      <w:r w:rsidR="00AC6863">
        <w:t xml:space="preserve"> material being ejected from the vent in near real time</w:t>
      </w:r>
      <w:r w:rsidR="00C97CCC">
        <w:t xml:space="preserve"> </w:t>
      </w:r>
      <w:r w:rsidR="00C97CCC">
        <w:lastRenderedPageBreak/>
        <w:t>(webcams)</w:t>
      </w:r>
      <w:r w:rsidR="00AF1E43">
        <w:t xml:space="preserve">, and </w:t>
      </w:r>
      <w:r w:rsidR="0064172A">
        <w:t xml:space="preserve">eruptive activity is </w:t>
      </w:r>
      <w:r w:rsidR="00AF1E43">
        <w:t xml:space="preserve">supported by other monitoring </w:t>
      </w:r>
      <w:r w:rsidR="0064172A">
        <w:t xml:space="preserve">data, </w:t>
      </w:r>
      <w:r w:rsidR="00AF1E43">
        <w:t>such as seismic</w:t>
      </w:r>
      <w:r w:rsidR="007C35F7">
        <w:t>ity</w:t>
      </w:r>
      <w:r w:rsidR="00AF1E43">
        <w:t xml:space="preserve">. </w:t>
      </w:r>
      <w:r w:rsidR="0064172A">
        <w:t>This</w:t>
      </w:r>
      <w:r w:rsidR="002B23EE">
        <w:t xml:space="preserve"> is consistent with </w:t>
      </w:r>
      <w:r w:rsidR="005B638B">
        <w:t>the</w:t>
      </w:r>
      <w:r w:rsidR="002B23EE">
        <w:t xml:space="preserve"> definition of an eruption as </w:t>
      </w:r>
      <w:r w:rsidR="005B638B">
        <w:t xml:space="preserve">the ejection of </w:t>
      </w:r>
      <w:r w:rsidR="002B23EE">
        <w:t xml:space="preserve">solid or molten material </w:t>
      </w:r>
      <w:r w:rsidR="005B638B">
        <w:t>from</w:t>
      </w:r>
      <w:r w:rsidR="002B23EE">
        <w:t xml:space="preserve"> a volcanic vent. </w:t>
      </w:r>
      <w:r w:rsidR="007C35F7">
        <w:t>However,</w:t>
      </w:r>
      <w:r w:rsidR="00492A76">
        <w:t xml:space="preserve"> </w:t>
      </w:r>
      <w:r w:rsidR="00240153">
        <w:t xml:space="preserve">Whakaari volcano </w:t>
      </w:r>
      <w:r w:rsidR="00967497">
        <w:t xml:space="preserve">is </w:t>
      </w:r>
      <w:r w:rsidR="007C35F7">
        <w:t xml:space="preserve">also </w:t>
      </w:r>
      <w:r w:rsidR="00C70661">
        <w:t xml:space="preserve">considered to be </w:t>
      </w:r>
      <w:r w:rsidR="007761DD" w:rsidRPr="007761DD">
        <w:rPr>
          <w:i/>
        </w:rPr>
        <w:t>erupting</w:t>
      </w:r>
      <w:r w:rsidR="007C35F7">
        <w:t xml:space="preserve">, despite </w:t>
      </w:r>
      <w:r w:rsidR="005B638B">
        <w:t>the</w:t>
      </w:r>
      <w:r w:rsidR="007C35F7">
        <w:t xml:space="preserve"> lack of real</w:t>
      </w:r>
      <w:r w:rsidR="005B638B">
        <w:t>-</w:t>
      </w:r>
      <w:r w:rsidR="007C35F7">
        <w:t>time monitoring data</w:t>
      </w:r>
      <w:r w:rsidR="00C70661">
        <w:t>, because</w:t>
      </w:r>
      <w:r w:rsidR="00193326" w:rsidRPr="00193326">
        <w:t xml:space="preserve"> </w:t>
      </w:r>
      <w:r w:rsidR="007C35F7">
        <w:t>a</w:t>
      </w:r>
      <w:r w:rsidR="003A26F8">
        <w:t xml:space="preserve"> gas plume weakly loaded with ash</w:t>
      </w:r>
      <w:r w:rsidR="00C70661">
        <w:t xml:space="preserve"> was </w:t>
      </w:r>
      <w:r w:rsidR="005B638B">
        <w:t>observed</w:t>
      </w:r>
      <w:r w:rsidR="00193326">
        <w:t xml:space="preserve"> during </w:t>
      </w:r>
      <w:r w:rsidR="00C70661">
        <w:t>the most recent</w:t>
      </w:r>
      <w:r w:rsidR="00193326">
        <w:t xml:space="preserve"> observation flight</w:t>
      </w:r>
      <w:r w:rsidR="005B638B">
        <w:t xml:space="preserve"> on a </w:t>
      </w:r>
      <w:r w:rsidR="00193326">
        <w:t>clear day</w:t>
      </w:r>
      <w:r w:rsidR="003A26F8">
        <w:t xml:space="preserve"> on </w:t>
      </w:r>
      <w:r w:rsidR="009B78BC">
        <w:t>21/11/2025</w:t>
      </w:r>
      <w:r w:rsidR="00967497">
        <w:t>. This is consistent with its volcano alert level status of 3</w:t>
      </w:r>
      <w:r w:rsidR="00EF58A9">
        <w:t xml:space="preserve"> “minor </w:t>
      </w:r>
      <w:r w:rsidR="00656B45">
        <w:t>volcanic eruption</w:t>
      </w:r>
      <w:r w:rsidR="00EF58A9">
        <w:t>”</w:t>
      </w:r>
      <w:r w:rsidR="00967497">
        <w:t xml:space="preserve">. </w:t>
      </w:r>
      <w:r w:rsidR="002D3056">
        <w:t xml:space="preserve">The definition above also allows a status to be enforced even though it is difficult to </w:t>
      </w:r>
      <w:r w:rsidR="005B638B">
        <w:t>determine</w:t>
      </w:r>
      <w:r w:rsidR="00821E39">
        <w:t>,</w:t>
      </w:r>
      <w:r w:rsidR="005B638B">
        <w:t xml:space="preserve"> </w:t>
      </w:r>
      <w:r w:rsidR="002D3056">
        <w:t>based on monitoring and observation</w:t>
      </w:r>
      <w:r w:rsidR="00821E39">
        <w:t>,</w:t>
      </w:r>
      <w:r w:rsidR="002D3056">
        <w:t xml:space="preserve"> </w:t>
      </w:r>
      <w:r w:rsidR="00821E39">
        <w:t>whether</w:t>
      </w:r>
      <w:r w:rsidR="002D3056">
        <w:t xml:space="preserve"> material exit</w:t>
      </w:r>
      <w:r w:rsidR="00821E39">
        <w:t>ed</w:t>
      </w:r>
      <w:r w:rsidR="002D3056">
        <w:t xml:space="preserve"> the vent on 01/12/2025. </w:t>
      </w:r>
      <w:r w:rsidR="009B78BC">
        <w:t>This definition</w:t>
      </w:r>
      <w:r w:rsidR="00967497">
        <w:t xml:space="preserve"> </w:t>
      </w:r>
      <w:r w:rsidR="00B14A6E">
        <w:t xml:space="preserve">includes the </w:t>
      </w:r>
      <w:r w:rsidR="00BF05E4">
        <w:t xml:space="preserve">first of our </w:t>
      </w:r>
      <w:r w:rsidR="00B14A6E">
        <w:t xml:space="preserve">recommendations </w:t>
      </w:r>
      <w:r w:rsidR="00BF05E4">
        <w:t>from</w:t>
      </w:r>
      <w:r w:rsidR="00B14A6E">
        <w:t xml:space="preserve"> </w:t>
      </w:r>
      <w:r w:rsidR="00A319B2">
        <w:t xml:space="preserve">our research by </w:t>
      </w:r>
      <w:r w:rsidR="00E536AA">
        <w:t xml:space="preserve">keeping </w:t>
      </w:r>
      <w:r w:rsidR="00A319B2">
        <w:t>established norms and aligning with Smithsonian databases</w:t>
      </w:r>
      <w:r w:rsidR="00BF05E4">
        <w:t>.</w:t>
      </w:r>
      <w:r w:rsidR="00C26184">
        <w:t xml:space="preserve"> It includes the second of our recommendations by linking to m</w:t>
      </w:r>
      <w:r w:rsidR="008374C7">
        <w:t>on</w:t>
      </w:r>
      <w:r w:rsidR="00C26184">
        <w:t>itoring data</w:t>
      </w:r>
      <w:r w:rsidR="008374C7">
        <w:t>, and the concept of eruption episode</w:t>
      </w:r>
      <w:r w:rsidR="00DC7796">
        <w:t>s</w:t>
      </w:r>
      <w:r w:rsidR="003D7A90">
        <w:t xml:space="preserve"> and phreatic eruptions</w:t>
      </w:r>
      <w:r w:rsidR="00020204">
        <w:t>.</w:t>
      </w:r>
      <w:r w:rsidR="003D7A90">
        <w:t xml:space="preserve"> </w:t>
      </w:r>
      <w:r w:rsidR="00D1729F">
        <w:t>The definition also adheres to our third recommendation</w:t>
      </w:r>
      <w:r w:rsidR="00963304">
        <w:t xml:space="preserve">, as an </w:t>
      </w:r>
      <w:r w:rsidR="007761DD" w:rsidRPr="007761DD">
        <w:rPr>
          <w:i/>
        </w:rPr>
        <w:t>erupting</w:t>
      </w:r>
      <w:r w:rsidR="00963304">
        <w:t xml:space="preserve"> volcano </w:t>
      </w:r>
      <w:r w:rsidR="00B63E2D">
        <w:t>that</w:t>
      </w:r>
      <w:r w:rsidR="00E34D4A">
        <w:t xml:space="preserve"> erupted in the previous 92 days</w:t>
      </w:r>
      <w:r w:rsidR="00B63E2D">
        <w:t>,</w:t>
      </w:r>
      <w:r w:rsidR="00E34D4A">
        <w:t xml:space="preserve"> and </w:t>
      </w:r>
      <w:r w:rsidR="00963304">
        <w:t>indicates</w:t>
      </w:r>
      <w:r w:rsidR="008F052D">
        <w:t xml:space="preserve"> a</w:t>
      </w:r>
      <w:r w:rsidR="00311631">
        <w:t xml:space="preserve"> </w:t>
      </w:r>
      <w:r w:rsidR="008F052D">
        <w:t>high prob</w:t>
      </w:r>
      <w:r w:rsidR="00707374">
        <w:t>ab</w:t>
      </w:r>
      <w:r w:rsidR="008F052D">
        <w:t>ility of eruption</w:t>
      </w:r>
      <w:r w:rsidR="00707374">
        <w:t xml:space="preserve"> in the next</w:t>
      </w:r>
      <w:r w:rsidR="00E34D4A">
        <w:t xml:space="preserve"> 92 days</w:t>
      </w:r>
      <w:r w:rsidR="005113C1">
        <w:t xml:space="preserve">. Similar </w:t>
      </w:r>
      <w:r w:rsidR="00803D56">
        <w:t>to the</w:t>
      </w:r>
      <w:r w:rsidR="005113C1">
        <w:t xml:space="preserve"> Smithsonian</w:t>
      </w:r>
      <w:r w:rsidR="00803D56">
        <w:t xml:space="preserve">, this definition </w:t>
      </w:r>
      <w:r w:rsidR="00D67F54">
        <w:t>initially</w:t>
      </w:r>
      <w:r w:rsidR="00803D56">
        <w:t xml:space="preserve"> </w:t>
      </w:r>
      <w:r w:rsidR="00956358">
        <w:t>includes</w:t>
      </w:r>
      <w:r w:rsidR="00803D56">
        <w:t xml:space="preserve"> the caveat that if a local observatory declares an eruption over</w:t>
      </w:r>
      <w:r w:rsidR="00D67C8F">
        <w:t xml:space="preserve"> in less than </w:t>
      </w:r>
      <w:r w:rsidR="00E1285C">
        <w:t>92</w:t>
      </w:r>
      <w:r w:rsidR="00D67C8F">
        <w:t xml:space="preserve"> days</w:t>
      </w:r>
      <w:r w:rsidR="00D67F54">
        <w:t>,</w:t>
      </w:r>
      <w:r w:rsidR="00D67C8F">
        <w:t xml:space="preserve"> </w:t>
      </w:r>
      <w:r w:rsidR="00956358">
        <w:t xml:space="preserve">the </w:t>
      </w:r>
      <w:r w:rsidR="00D67C8F">
        <w:t xml:space="preserve">definition </w:t>
      </w:r>
      <w:r w:rsidR="00956358">
        <w:t xml:space="preserve">of </w:t>
      </w:r>
      <w:r w:rsidR="00956358" w:rsidRPr="0046364A">
        <w:rPr>
          <w:i/>
          <w:iCs/>
        </w:rPr>
        <w:t>erupting</w:t>
      </w:r>
      <w:r w:rsidR="00956358">
        <w:t xml:space="preserve"> would no longer apply.</w:t>
      </w:r>
      <w:r w:rsidR="00EC72C9">
        <w:t xml:space="preserve"> </w:t>
      </w:r>
      <w:r w:rsidR="00956358">
        <w:t>H</w:t>
      </w:r>
      <w:r w:rsidR="00EC72C9">
        <w:t>owever</w:t>
      </w:r>
      <w:r w:rsidR="00956358">
        <w:t>,</w:t>
      </w:r>
      <w:r w:rsidR="00EC72C9">
        <w:t xml:space="preserve"> we hope that once these definitions are agreed upon by IAVCEI and </w:t>
      </w:r>
      <w:r w:rsidR="00956358">
        <w:t xml:space="preserve">the World </w:t>
      </w:r>
      <w:r w:rsidR="00FE118A">
        <w:t>Organisation of Volcano Observatories,</w:t>
      </w:r>
      <w:r w:rsidR="00EC72C9">
        <w:t xml:space="preserve"> all </w:t>
      </w:r>
      <w:r w:rsidR="00544B98">
        <w:t>observatories</w:t>
      </w:r>
      <w:r w:rsidR="00EC72C9">
        <w:t xml:space="preserve"> w</w:t>
      </w:r>
      <w:r w:rsidR="00FE118A">
        <w:t>ill</w:t>
      </w:r>
      <w:r w:rsidR="00EC72C9">
        <w:t xml:space="preserve"> agree on </w:t>
      </w:r>
      <w:r w:rsidR="00FE118A">
        <w:t xml:space="preserve">a </w:t>
      </w:r>
      <w:r w:rsidR="00544B98">
        <w:t>timeframe to declare an eruption over</w:t>
      </w:r>
      <w:r w:rsidR="00224156">
        <w:t>, and this caveat would no longer be necessary.</w:t>
      </w:r>
      <w:r w:rsidR="000450AE">
        <w:t xml:space="preserve"> </w:t>
      </w:r>
      <w:r w:rsidR="00304B16">
        <w:t xml:space="preserve">For comparison to the Whakaari eruption example, </w:t>
      </w:r>
      <w:r w:rsidR="00C448BD">
        <w:t>on 01/12/2025</w:t>
      </w:r>
      <w:r w:rsidR="00CF14E3">
        <w:t xml:space="preserve"> </w:t>
      </w:r>
      <w:r w:rsidR="00CF14E3" w:rsidRPr="00CF14E3">
        <w:t xml:space="preserve">Sundhnúkur crater </w:t>
      </w:r>
      <w:r w:rsidR="00CF14E3">
        <w:t xml:space="preserve">on </w:t>
      </w:r>
      <w:r w:rsidR="00FE118A">
        <w:t xml:space="preserve">the </w:t>
      </w:r>
      <w:r w:rsidR="00B321E3">
        <w:t>Reykjanes</w:t>
      </w:r>
      <w:r w:rsidR="00CF14E3">
        <w:t xml:space="preserve"> peninsula is not </w:t>
      </w:r>
      <w:r w:rsidR="007761DD" w:rsidRPr="007761DD">
        <w:rPr>
          <w:i/>
        </w:rPr>
        <w:t>erupting</w:t>
      </w:r>
      <w:r w:rsidR="00CF14E3">
        <w:t xml:space="preserve"> as </w:t>
      </w:r>
      <w:r w:rsidR="00266050">
        <w:t xml:space="preserve">no more material </w:t>
      </w:r>
      <w:r w:rsidR="006F269B">
        <w:t xml:space="preserve">has </w:t>
      </w:r>
      <w:r w:rsidR="00266050">
        <w:t>exited the vent since 05/08/2025</w:t>
      </w:r>
      <w:r w:rsidR="003007AC">
        <w:t>.</w:t>
      </w:r>
      <w:r w:rsidR="00CF14E3">
        <w:t xml:space="preserve"> </w:t>
      </w:r>
      <w:r w:rsidR="00B321E3">
        <w:t xml:space="preserve">This is consistent with its </w:t>
      </w:r>
      <w:r w:rsidR="00F710B5">
        <w:t>alert level 1 volcanic unrest</w:t>
      </w:r>
      <w:r w:rsidR="00B45C7C">
        <w:t>.</w:t>
      </w:r>
      <w:r w:rsidR="005A0AD8">
        <w:t xml:space="preserve"> Under the above definitions Reykjanes peninsula would be classified as </w:t>
      </w:r>
      <w:r w:rsidR="005A0AD8" w:rsidRPr="0046364A">
        <w:rPr>
          <w:i/>
          <w:iCs/>
        </w:rPr>
        <w:t>very active</w:t>
      </w:r>
      <w:r w:rsidR="005A0AD8">
        <w:t xml:space="preserve">. </w:t>
      </w:r>
    </w:p>
    <w:p w14:paraId="10181E95" w14:textId="27818DF7" w:rsidR="00D5285E" w:rsidRDefault="00D46D5F" w:rsidP="001B0360">
      <w:r>
        <w:rPr>
          <w:u w:val="single"/>
        </w:rPr>
        <w:t>A</w:t>
      </w:r>
      <w:r w:rsidR="00CF0FA2" w:rsidRPr="006F22FD">
        <w:rPr>
          <w:u w:val="single"/>
        </w:rPr>
        <w:t>ctive volcanoes</w:t>
      </w:r>
      <w:r>
        <w:rPr>
          <w:u w:val="single"/>
        </w:rPr>
        <w:t xml:space="preserve"> with a </w:t>
      </w:r>
      <w:r w:rsidR="00DE75E4">
        <w:rPr>
          <w:u w:val="single"/>
        </w:rPr>
        <w:t xml:space="preserve">relatively </w:t>
      </w:r>
      <w:r>
        <w:rPr>
          <w:u w:val="single"/>
        </w:rPr>
        <w:t>high probability of eruption</w:t>
      </w:r>
      <w:r w:rsidR="00CF0FA2">
        <w:t xml:space="preserve">: </w:t>
      </w:r>
      <w:r w:rsidR="00C830BB">
        <w:t xml:space="preserve">Following the above definitions, </w:t>
      </w:r>
      <w:r w:rsidR="00E64BE5">
        <w:t xml:space="preserve">on 01/12/2025 </w:t>
      </w:r>
      <w:r w:rsidR="000C6013">
        <w:t>Etna, Reyk</w:t>
      </w:r>
      <w:r w:rsidR="00732D25">
        <w:t>j</w:t>
      </w:r>
      <w:r w:rsidR="000C6013">
        <w:t>anes</w:t>
      </w:r>
      <w:r w:rsidR="00732D25">
        <w:t xml:space="preserve"> peninsula,</w:t>
      </w:r>
      <w:r w:rsidR="00E64BE5">
        <w:t xml:space="preserve"> and Ruapehu are all considered </w:t>
      </w:r>
      <w:r>
        <w:t xml:space="preserve">to have a </w:t>
      </w:r>
      <w:r w:rsidR="00DE75E4">
        <w:t xml:space="preserve">relatively </w:t>
      </w:r>
      <w:r>
        <w:t>hig</w:t>
      </w:r>
      <w:r w:rsidR="00012208">
        <w:t>h</w:t>
      </w:r>
      <w:r>
        <w:t xml:space="preserve"> probability of eruptions</w:t>
      </w:r>
      <w:r w:rsidR="004942DA">
        <w:t xml:space="preserve"> as</w:t>
      </w:r>
      <w:r>
        <w:t xml:space="preserve"> they</w:t>
      </w:r>
      <w:r w:rsidR="004942DA">
        <w:t xml:space="preserve"> ha</w:t>
      </w:r>
      <w:r w:rsidR="000F466A">
        <w:t>ve</w:t>
      </w:r>
      <w:r w:rsidR="004942DA">
        <w:t xml:space="preserve"> erupted </w:t>
      </w:r>
      <w:r w:rsidR="000F466A">
        <w:t xml:space="preserve">many times </w:t>
      </w:r>
      <w:r w:rsidR="004942DA">
        <w:t>in the last 500 years</w:t>
      </w:r>
      <w:r w:rsidR="006447C9">
        <w:t xml:space="preserve"> and show </w:t>
      </w:r>
      <w:r w:rsidR="00012208">
        <w:t xml:space="preserve">monitoring signals </w:t>
      </w:r>
      <w:r w:rsidR="00DE75E4">
        <w:t>that magma is shallow (within the top 5km of the crust)</w:t>
      </w:r>
      <w:r w:rsidR="000F466A">
        <w:t>.</w:t>
      </w:r>
      <w:r w:rsidR="00544E23">
        <w:t xml:space="preserve"> </w:t>
      </w:r>
      <w:r w:rsidR="00A83663">
        <w:t xml:space="preserve">Perhaps more </w:t>
      </w:r>
      <w:r w:rsidR="005272CD">
        <w:t>controversially</w:t>
      </w:r>
      <w:r w:rsidR="006F269B">
        <w:t>,</w:t>
      </w:r>
      <w:r w:rsidR="00A83663">
        <w:t xml:space="preserve"> </w:t>
      </w:r>
      <w:r w:rsidR="00FF2A81">
        <w:t>Campi F</w:t>
      </w:r>
      <w:r w:rsidR="003208F8">
        <w:t>l</w:t>
      </w:r>
      <w:r w:rsidR="00FF2A81">
        <w:t xml:space="preserve">egrei volcano </w:t>
      </w:r>
      <w:r w:rsidR="00A83663">
        <w:t xml:space="preserve">would also be considered </w:t>
      </w:r>
      <w:r w:rsidR="00DE75E4">
        <w:t xml:space="preserve">a </w:t>
      </w:r>
      <w:del w:id="86" w:author="Danielle Charlton" w:date="2026-06-09T11:23:00Z" w16du:dateUtc="2026-06-08T23:23:00Z">
        <w:r w:rsidR="00DE75E4" w:rsidDel="00240F8E">
          <w:delText>relaticely</w:delText>
        </w:r>
      </w:del>
      <w:ins w:id="87" w:author="Danielle Charlton" w:date="2026-06-09T11:23:00Z" w16du:dateUtc="2026-06-08T23:23:00Z">
        <w:r w:rsidR="00240F8E">
          <w:t>relatively</w:t>
        </w:r>
      </w:ins>
      <w:r w:rsidR="00DE75E4">
        <w:t xml:space="preserve"> high probability of eruption</w:t>
      </w:r>
      <w:r w:rsidR="00FF2A81">
        <w:t xml:space="preserve">, as it last erupted in </w:t>
      </w:r>
      <w:r w:rsidR="00D64BFB">
        <w:t>1538</w:t>
      </w:r>
      <w:r w:rsidR="006F269B">
        <w:t xml:space="preserve"> </w:t>
      </w:r>
      <w:r w:rsidR="001351B0">
        <w:t>AD</w:t>
      </w:r>
      <w:r w:rsidR="00A83663">
        <w:t xml:space="preserve"> and is </w:t>
      </w:r>
      <w:r w:rsidR="00D1199A">
        <w:t>currently</w:t>
      </w:r>
      <w:r w:rsidR="00A83663">
        <w:t xml:space="preserve"> </w:t>
      </w:r>
      <w:r w:rsidR="00D1199A">
        <w:t>experiencing</w:t>
      </w:r>
      <w:r w:rsidR="00A83663">
        <w:t xml:space="preserve"> unrest above background levels</w:t>
      </w:r>
      <w:r w:rsidR="001351B0">
        <w:t xml:space="preserve"> (ref)</w:t>
      </w:r>
      <w:r w:rsidR="00A83663">
        <w:t>.</w:t>
      </w:r>
      <w:r w:rsidR="00D64BFB">
        <w:t xml:space="preserve"> </w:t>
      </w:r>
      <w:r w:rsidR="00C61CE7">
        <w:t xml:space="preserve">The alert level is at yellow indicating </w:t>
      </w:r>
      <w:r w:rsidR="00925D90">
        <w:t>“</w:t>
      </w:r>
      <w:r w:rsidR="00C61CE7">
        <w:t>attention</w:t>
      </w:r>
      <w:r w:rsidR="00925D90">
        <w:t>”</w:t>
      </w:r>
      <w:r w:rsidR="00C61CE7">
        <w:t xml:space="preserve">, and the </w:t>
      </w:r>
      <w:r w:rsidR="00EF58A9">
        <w:t>“</w:t>
      </w:r>
      <w:r w:rsidR="004D147B">
        <w:t>activity</w:t>
      </w:r>
      <w:r w:rsidR="00C61CE7">
        <w:t xml:space="preserve"> state</w:t>
      </w:r>
      <w:r w:rsidR="00EF58A9">
        <w:t>”</w:t>
      </w:r>
      <w:r w:rsidR="00C61CE7">
        <w:t xml:space="preserve"> is at </w:t>
      </w:r>
      <w:r w:rsidR="00925D90">
        <w:t>“</w:t>
      </w:r>
      <w:r w:rsidR="00C61CE7">
        <w:t>quiescent</w:t>
      </w:r>
      <w:r w:rsidR="00D1199A">
        <w:t>.</w:t>
      </w:r>
      <w:r w:rsidR="00925D90">
        <w:t>”</w:t>
      </w:r>
      <w:r w:rsidR="00A74EC7">
        <w:t xml:space="preserve"> This new category and definition</w:t>
      </w:r>
      <w:r w:rsidR="00352CE4">
        <w:t xml:space="preserve"> </w:t>
      </w:r>
      <w:r w:rsidR="005F4A85">
        <w:t>are</w:t>
      </w:r>
      <w:r w:rsidR="009C7443">
        <w:t xml:space="preserve"> responsive to recommendation 2</w:t>
      </w:r>
      <w:r w:rsidR="005F4A85">
        <w:t>,</w:t>
      </w:r>
      <w:r w:rsidR="009C7443">
        <w:t xml:space="preserve"> as </w:t>
      </w:r>
      <w:r w:rsidR="005F4A85">
        <w:t xml:space="preserve">they </w:t>
      </w:r>
      <w:r w:rsidR="00352CE4">
        <w:t xml:space="preserve">incorporate </w:t>
      </w:r>
      <w:r w:rsidR="00BD5E18">
        <w:t>monitoring data</w:t>
      </w:r>
      <w:r w:rsidR="009C7443">
        <w:t xml:space="preserve"> </w:t>
      </w:r>
      <w:r w:rsidR="00D65409">
        <w:t>and require</w:t>
      </w:r>
      <w:r w:rsidR="007364AE">
        <w:t xml:space="preserve"> that the volcano </w:t>
      </w:r>
      <w:r w:rsidR="00D65409">
        <w:t>has been</w:t>
      </w:r>
      <w:r w:rsidR="007364AE">
        <w:t xml:space="preserve"> </w:t>
      </w:r>
      <w:r w:rsidR="00382575">
        <w:t xml:space="preserve">above background levels </w:t>
      </w:r>
      <w:r w:rsidR="00D65409">
        <w:t>over</w:t>
      </w:r>
      <w:r w:rsidR="00382575">
        <w:t xml:space="preserve"> the past </w:t>
      </w:r>
      <w:r w:rsidR="00284DB4">
        <w:t>2</w:t>
      </w:r>
      <w:r w:rsidR="00382575">
        <w:t>0 years</w:t>
      </w:r>
      <w:r w:rsidR="00140B68">
        <w:t xml:space="preserve">. </w:t>
      </w:r>
      <w:r w:rsidR="0047254A">
        <w:t>This is consistent with Biggs et al. (2014)</w:t>
      </w:r>
      <w:r w:rsidR="00D65409">
        <w:t>, who</w:t>
      </w:r>
      <w:r w:rsidR="0047254A">
        <w:t xml:space="preserve"> showed that 50% of volcanoes that </w:t>
      </w:r>
      <w:r w:rsidR="00D65409">
        <w:t xml:space="preserve">exhibited </w:t>
      </w:r>
      <w:r w:rsidR="0047254A">
        <w:t>deformation signals in the last 18 years erupted</w:t>
      </w:r>
      <w:r w:rsidR="00CF0FA2">
        <w:t>.</w:t>
      </w:r>
      <w:r w:rsidR="0047254A">
        <w:t xml:space="preserve"> </w:t>
      </w:r>
      <w:r w:rsidR="002C54C4">
        <w:t>This caveat excludes monogen</w:t>
      </w:r>
      <w:r w:rsidR="00CF0FA2">
        <w:t>e</w:t>
      </w:r>
      <w:r w:rsidR="002C54C4">
        <w:t xml:space="preserve">tic volcanoes like </w:t>
      </w:r>
      <w:r w:rsidR="00C70661">
        <w:t xml:space="preserve">Paricutin </w:t>
      </w:r>
      <w:r w:rsidR="001351B0">
        <w:t>(Mexico)</w:t>
      </w:r>
      <w:r w:rsidR="0092731F">
        <w:t xml:space="preserve">, </w:t>
      </w:r>
      <w:r w:rsidR="00D65409">
        <w:t xml:space="preserve">and </w:t>
      </w:r>
      <w:r w:rsidR="0092731F">
        <w:t>stratocone</w:t>
      </w:r>
      <w:r w:rsidR="001351B0">
        <w:t>s</w:t>
      </w:r>
      <w:r w:rsidR="0092731F">
        <w:t xml:space="preserve"> with little recent above</w:t>
      </w:r>
      <w:r w:rsidR="00D65409">
        <w:t>-</w:t>
      </w:r>
      <w:r w:rsidR="0092731F">
        <w:t>background activity</w:t>
      </w:r>
      <w:r w:rsidR="00D65409">
        <w:t>,</w:t>
      </w:r>
      <w:r w:rsidR="0092731F">
        <w:t xml:space="preserve"> such as </w:t>
      </w:r>
      <w:r w:rsidR="001351B0">
        <w:t>Taranaki Maunga (NZ)</w:t>
      </w:r>
      <w:r w:rsidR="00D65409">
        <w:t>,</w:t>
      </w:r>
      <w:r w:rsidR="004B0572">
        <w:t xml:space="preserve"> from being classified as </w:t>
      </w:r>
      <w:r w:rsidR="00D65409" w:rsidRPr="0046364A">
        <w:rPr>
          <w:i/>
          <w:iCs/>
        </w:rPr>
        <w:t>very</w:t>
      </w:r>
      <w:r w:rsidR="004B0572" w:rsidRPr="0046364A">
        <w:rPr>
          <w:i/>
          <w:iCs/>
        </w:rPr>
        <w:t xml:space="preserve"> active</w:t>
      </w:r>
      <w:r w:rsidR="00D65409">
        <w:t>;</w:t>
      </w:r>
      <w:r w:rsidR="003C189E">
        <w:t xml:space="preserve"> instead </w:t>
      </w:r>
      <w:r w:rsidR="00D65409">
        <w:t xml:space="preserve">they </w:t>
      </w:r>
      <w:r w:rsidR="003C189E">
        <w:t xml:space="preserve">would be classified as </w:t>
      </w:r>
      <w:r w:rsidR="00D65409" w:rsidRPr="0046364A">
        <w:rPr>
          <w:i/>
          <w:iCs/>
        </w:rPr>
        <w:t>a</w:t>
      </w:r>
      <w:r w:rsidR="003C189E" w:rsidRPr="0046364A">
        <w:rPr>
          <w:i/>
          <w:iCs/>
        </w:rPr>
        <w:t>ctive</w:t>
      </w:r>
      <w:r w:rsidR="004B0572">
        <w:t xml:space="preserve">. </w:t>
      </w:r>
      <w:r w:rsidR="00140B68">
        <w:t xml:space="preserve">The new category is also responsive to </w:t>
      </w:r>
      <w:r w:rsidR="00F86B0E">
        <w:t>recommendation 3</w:t>
      </w:r>
      <w:r w:rsidR="007967D3">
        <w:t>,</w:t>
      </w:r>
      <w:r w:rsidR="00F86B0E">
        <w:t xml:space="preserve"> </w:t>
      </w:r>
      <w:r w:rsidR="00B53631">
        <w:t>as it addresses th</w:t>
      </w:r>
      <w:r w:rsidR="00382575">
        <w:t>is new category</w:t>
      </w:r>
      <w:r w:rsidR="00D65409">
        <w:t xml:space="preserve">, </w:t>
      </w:r>
      <w:r w:rsidR="007967D3">
        <w:t>thereby</w:t>
      </w:r>
      <w:r w:rsidR="00382575">
        <w:t xml:space="preserve"> reduc</w:t>
      </w:r>
      <w:r w:rsidR="007967D3">
        <w:t>ing</w:t>
      </w:r>
      <w:r w:rsidR="00382575">
        <w:t xml:space="preserve"> the</w:t>
      </w:r>
      <w:r w:rsidR="00B53631">
        <w:t xml:space="preserve"> large span in eruption probability that exist</w:t>
      </w:r>
      <w:r w:rsidR="00382575">
        <w:t>ed</w:t>
      </w:r>
      <w:r w:rsidR="00B53631">
        <w:t xml:space="preserve"> in the current</w:t>
      </w:r>
      <w:r w:rsidR="007364AE">
        <w:t xml:space="preserve"> definition of active volcano.</w:t>
      </w:r>
      <w:r w:rsidR="003024C1">
        <w:t xml:space="preserve"> The </w:t>
      </w:r>
      <w:r w:rsidR="00023D50">
        <w:t xml:space="preserve">suggestion of </w:t>
      </w:r>
      <w:r w:rsidR="003024C1">
        <w:t>500 years since the last eruption</w:t>
      </w:r>
      <w:r w:rsidR="00683E7D">
        <w:t xml:space="preserve"> </w:t>
      </w:r>
      <w:r w:rsidR="002960C6">
        <w:t>prevent</w:t>
      </w:r>
      <w:r w:rsidR="00C1723B">
        <w:t>s</w:t>
      </w:r>
      <w:r w:rsidR="00683E7D">
        <w:t xml:space="preserve"> </w:t>
      </w:r>
      <w:r w:rsidR="006903AA">
        <w:t>a volcano such as Taupo</w:t>
      </w:r>
      <w:r w:rsidR="007967D3">
        <w:t>,</w:t>
      </w:r>
      <w:r w:rsidR="002960C6">
        <w:t xml:space="preserve"> </w:t>
      </w:r>
      <w:r w:rsidR="00C1723B">
        <w:t xml:space="preserve">which last erupted </w:t>
      </w:r>
      <w:r w:rsidR="0071439C">
        <w:t>1500-1800 years ago</w:t>
      </w:r>
      <w:r w:rsidR="007967D3">
        <w:t>,</w:t>
      </w:r>
      <w:r w:rsidR="0071439C">
        <w:t xml:space="preserve"> </w:t>
      </w:r>
      <w:r w:rsidR="002960C6">
        <w:t xml:space="preserve">from being assigned the </w:t>
      </w:r>
      <w:r w:rsidR="00CF0B95">
        <w:t xml:space="preserve">moniker </w:t>
      </w:r>
      <w:r w:rsidR="002960C6">
        <w:t xml:space="preserve">of </w:t>
      </w:r>
      <w:r w:rsidR="008578E5">
        <w:t>very</w:t>
      </w:r>
      <w:r w:rsidR="002960C6">
        <w:t xml:space="preserve"> active, despite recent unrest.</w:t>
      </w:r>
      <w:r w:rsidR="006903AA">
        <w:t xml:space="preserve"> </w:t>
      </w:r>
    </w:p>
    <w:p w14:paraId="6418C713" w14:textId="169C3998" w:rsidR="00540DA1" w:rsidRDefault="00CF0FA2" w:rsidP="001B0360">
      <w:r w:rsidRPr="006F22FD">
        <w:rPr>
          <w:u w:val="single"/>
        </w:rPr>
        <w:t>Active volcanoes</w:t>
      </w:r>
      <w:r w:rsidR="00EC4ACE">
        <w:rPr>
          <w:u w:val="single"/>
        </w:rPr>
        <w:t xml:space="preserve"> with a moderate </w:t>
      </w:r>
      <w:r w:rsidR="00BD6EF8">
        <w:rPr>
          <w:u w:val="single"/>
        </w:rPr>
        <w:t>probability of erupting</w:t>
      </w:r>
      <w:r>
        <w:t xml:space="preserve">: </w:t>
      </w:r>
      <w:r w:rsidR="00811D42">
        <w:t>Following the above definitions</w:t>
      </w:r>
      <w:r w:rsidR="00CF1A23">
        <w:t xml:space="preserve"> on 01/12/2025</w:t>
      </w:r>
      <w:r w:rsidR="00473340">
        <w:t xml:space="preserve">, </w:t>
      </w:r>
      <w:r w:rsidR="00986333">
        <w:t xml:space="preserve">Taranaki Maunga </w:t>
      </w:r>
      <w:r w:rsidR="001351B0">
        <w:t>(</w:t>
      </w:r>
      <w:r w:rsidR="00986333">
        <w:t>NZ</w:t>
      </w:r>
      <w:r w:rsidR="001351B0">
        <w:t>)</w:t>
      </w:r>
      <w:r w:rsidR="00986333">
        <w:t>,</w:t>
      </w:r>
      <w:r w:rsidR="00101AEF">
        <w:t xml:space="preserve"> </w:t>
      </w:r>
      <w:r w:rsidR="00C14C37">
        <w:t xml:space="preserve">Vesuvius </w:t>
      </w:r>
      <w:r w:rsidR="00986333">
        <w:t>volcano</w:t>
      </w:r>
      <w:r w:rsidR="00C14C37">
        <w:t xml:space="preserve"> </w:t>
      </w:r>
      <w:r w:rsidR="001351B0">
        <w:t>(</w:t>
      </w:r>
      <w:r w:rsidR="00FF04F2">
        <w:t>Italy</w:t>
      </w:r>
      <w:r w:rsidR="001351B0">
        <w:t>)</w:t>
      </w:r>
      <w:r w:rsidR="00C14C37">
        <w:t>,</w:t>
      </w:r>
      <w:r w:rsidR="00FF04F2">
        <w:t xml:space="preserve"> Mt F</w:t>
      </w:r>
      <w:r w:rsidR="007A4CD8">
        <w:t>u</w:t>
      </w:r>
      <w:r w:rsidR="00FF04F2">
        <w:t xml:space="preserve">ji, </w:t>
      </w:r>
      <w:r w:rsidR="001351B0">
        <w:t>(</w:t>
      </w:r>
      <w:r w:rsidR="00FF04F2">
        <w:t>Japan</w:t>
      </w:r>
      <w:r w:rsidR="001351B0">
        <w:t>)</w:t>
      </w:r>
      <w:r w:rsidR="00FF04F2">
        <w:t xml:space="preserve"> and Yellowstone </w:t>
      </w:r>
      <w:r w:rsidR="001351B0">
        <w:t>(</w:t>
      </w:r>
      <w:r w:rsidR="00FF04F2">
        <w:t>US</w:t>
      </w:r>
      <w:r w:rsidR="001351B0">
        <w:t>)</w:t>
      </w:r>
      <w:r w:rsidR="00FF04F2">
        <w:t xml:space="preserve"> are all active, but not very active.</w:t>
      </w:r>
      <w:r w:rsidR="00101AEF">
        <w:t xml:space="preserve"> </w:t>
      </w:r>
      <w:r w:rsidR="000A4387">
        <w:t>All these volcanoes have either erupted in the last 1</w:t>
      </w:r>
      <w:r w:rsidR="00470462">
        <w:t>2</w:t>
      </w:r>
      <w:r w:rsidR="000A4387">
        <w:t>,000</w:t>
      </w:r>
      <w:r w:rsidR="007C784E">
        <w:t xml:space="preserve"> </w:t>
      </w:r>
      <w:r w:rsidR="000A4387">
        <w:t>y</w:t>
      </w:r>
      <w:r w:rsidR="007C784E">
        <w:t>ea</w:t>
      </w:r>
      <w:r w:rsidR="000A4387">
        <w:t>rs or show</w:t>
      </w:r>
      <w:r w:rsidR="007B14FB">
        <w:t xml:space="preserve"> </w:t>
      </w:r>
      <w:r w:rsidR="000A4387">
        <w:t>above background levels of activity</w:t>
      </w:r>
      <w:r w:rsidR="00C14C37">
        <w:t xml:space="preserve"> in </w:t>
      </w:r>
      <w:r w:rsidR="00B1527D">
        <w:t xml:space="preserve">because there is detectable magma within </w:t>
      </w:r>
      <w:r w:rsidR="00216F1B">
        <w:t>the volcano</w:t>
      </w:r>
      <w:r w:rsidR="00C14C37">
        <w:t>. This definition</w:t>
      </w:r>
      <w:r w:rsidR="00470462">
        <w:t xml:space="preserve"> maintains the Holocene volcano </w:t>
      </w:r>
      <w:r w:rsidR="00AF159B">
        <w:t xml:space="preserve">parameter </w:t>
      </w:r>
      <w:r w:rsidR="00D722CB">
        <w:t>from the Smithsonian</w:t>
      </w:r>
      <w:r w:rsidR="00E52886">
        <w:t xml:space="preserve"> database</w:t>
      </w:r>
      <w:r w:rsidR="004203E9">
        <w:t>,</w:t>
      </w:r>
      <w:r w:rsidR="00E52886">
        <w:t xml:space="preserve"> </w:t>
      </w:r>
      <w:r w:rsidR="009D567B">
        <w:t xml:space="preserve">in line with </w:t>
      </w:r>
      <w:r w:rsidR="00E52886">
        <w:t>recommendation 1</w:t>
      </w:r>
      <w:r w:rsidR="004203E9">
        <w:t>;</w:t>
      </w:r>
      <w:r w:rsidR="00A16AA1">
        <w:t xml:space="preserve"> </w:t>
      </w:r>
      <w:r w:rsidR="00AF159B">
        <w:t>i</w:t>
      </w:r>
      <w:r w:rsidR="00A16AA1">
        <w:t>t</w:t>
      </w:r>
      <w:r w:rsidR="00AF159B">
        <w:t xml:space="preserve"> also</w:t>
      </w:r>
      <w:r w:rsidR="00A16AA1">
        <w:t xml:space="preserve"> addresses recommendation 2 by </w:t>
      </w:r>
      <w:r w:rsidR="009D567B">
        <w:t xml:space="preserve">incorporating </w:t>
      </w:r>
      <w:r w:rsidR="00A16AA1">
        <w:t xml:space="preserve">a monitoring </w:t>
      </w:r>
      <w:r w:rsidR="009D567B">
        <w:t>component</w:t>
      </w:r>
      <w:r w:rsidR="00E66CFC">
        <w:t xml:space="preserve">, thereby allowing larger restless calderas such as Yellowstone to be included. </w:t>
      </w:r>
      <w:r w:rsidR="00B440B6">
        <w:t xml:space="preserve">However, we acknowledge that the </w:t>
      </w:r>
      <w:r w:rsidR="00E92579">
        <w:t>5</w:t>
      </w:r>
      <w:r w:rsidR="00B440B6">
        <w:t xml:space="preserve">00 year timeframe is problematic as </w:t>
      </w:r>
      <w:r w:rsidR="00040377">
        <w:t>the availability of monitoring data</w:t>
      </w:r>
      <w:r w:rsidR="00A03B75">
        <w:t>/historic accounts</w:t>
      </w:r>
      <w:r w:rsidR="00040377">
        <w:t xml:space="preserve"> </w:t>
      </w:r>
      <w:r w:rsidR="00A03B75">
        <w:t>are</w:t>
      </w:r>
      <w:r w:rsidR="00040377">
        <w:t xml:space="preserve"> highly variable </w:t>
      </w:r>
      <w:r w:rsidR="00A03B75">
        <w:t xml:space="preserve">from volcano to volcano. </w:t>
      </w:r>
      <w:r w:rsidR="00F962DE">
        <w:t xml:space="preserve">The inclusion of the phrase “above background monitoring activity”, necessitates background/ baseline levels of activity to be </w:t>
      </w:r>
      <w:r w:rsidR="00F962DE">
        <w:lastRenderedPageBreak/>
        <w:t>defined</w:t>
      </w:r>
      <w:r w:rsidR="00336202">
        <w:t>,</w:t>
      </w:r>
      <w:r w:rsidR="00F962DE">
        <w:t xml:space="preserve"> </w:t>
      </w:r>
      <w:r w:rsidR="00315AFC">
        <w:t>which</w:t>
      </w:r>
      <w:r w:rsidR="00F962DE">
        <w:t xml:space="preserve"> would </w:t>
      </w:r>
      <w:r w:rsidR="00315AFC">
        <w:t xml:space="preserve">require </w:t>
      </w:r>
      <w:r w:rsidR="00F962DE">
        <w:t>monitoring agencies</w:t>
      </w:r>
      <w:r w:rsidR="00315AFC">
        <w:t xml:space="preserve"> to define background activity for all volcanoes</w:t>
      </w:r>
      <w:r w:rsidR="00F962DE">
        <w:t xml:space="preserve">. The choice of 500 years was chosen to align with the very active requirement of an eruption in the last 500 years, and </w:t>
      </w:r>
      <w:r w:rsidR="004B7663">
        <w:t>similarly</w:t>
      </w:r>
      <w:r w:rsidR="00315AFC">
        <w:t>,</w:t>
      </w:r>
      <w:r w:rsidR="004B7663">
        <w:t xml:space="preserve"> may require detailed data analysis and discussion </w:t>
      </w:r>
      <w:r w:rsidR="001351B0">
        <w:t>before consensus</w:t>
      </w:r>
      <w:r w:rsidR="00406B95">
        <w:t xml:space="preserve"> on this number is reached.</w:t>
      </w:r>
      <w:r w:rsidR="00B41A9A">
        <w:t xml:space="preserve"> Mt Fuji could be argued to have shown activity above normal following the Tohoku earthquake</w:t>
      </w:r>
      <w:r w:rsidR="004210B6">
        <w:t xml:space="preserve"> (Aizawa et al., 2</w:t>
      </w:r>
      <w:r w:rsidR="00186F12">
        <w:t>016</w:t>
      </w:r>
      <w:r w:rsidR="00315AFC">
        <w:t>). Here</w:t>
      </w:r>
      <w:r w:rsidR="00186F12">
        <w:t xml:space="preserve"> </w:t>
      </w:r>
      <w:r w:rsidR="00F46068">
        <w:t>is</w:t>
      </w:r>
      <w:r w:rsidR="00186F12">
        <w:t xml:space="preserve"> an example where the decision to categorize this activity as above background would fall to the monitoring agency.</w:t>
      </w:r>
    </w:p>
    <w:p w14:paraId="0DFD3C23" w14:textId="29FB66FB" w:rsidR="00BD0653" w:rsidRDefault="00C70661" w:rsidP="001B0360">
      <w:r w:rsidRPr="0046364A">
        <w:rPr>
          <w:u w:val="single"/>
        </w:rPr>
        <w:t>Dormant</w:t>
      </w:r>
      <w:r w:rsidR="001C03E5">
        <w:rPr>
          <w:u w:val="single"/>
        </w:rPr>
        <w:t xml:space="preserve"> </w:t>
      </w:r>
      <w:r w:rsidR="00BD6EF8">
        <w:rPr>
          <w:u w:val="single"/>
        </w:rPr>
        <w:t>volcanoes with a low probability of erupting</w:t>
      </w:r>
      <w:r w:rsidRPr="0046364A">
        <w:rPr>
          <w:u w:val="single"/>
        </w:rPr>
        <w:t xml:space="preserve">: </w:t>
      </w:r>
      <w:r w:rsidR="00BD0653">
        <w:t xml:space="preserve">Following the above definitions, volcanoes that have not been dated to have erupted </w:t>
      </w:r>
      <w:r w:rsidR="00D21AD6">
        <w:t xml:space="preserve">(within error) </w:t>
      </w:r>
      <w:r w:rsidR="00BD0653">
        <w:t xml:space="preserve">in the </w:t>
      </w:r>
      <w:r w:rsidR="00D21AD6">
        <w:t>H</w:t>
      </w:r>
      <w:r w:rsidR="00BD0653">
        <w:t>olocene</w:t>
      </w:r>
      <w:r w:rsidR="00D21AD6">
        <w:t xml:space="preserve"> or have had signs of above background unrest</w:t>
      </w:r>
      <w:r w:rsidR="00F53AD3">
        <w:t xml:space="preserve"> in the last 500</w:t>
      </w:r>
      <w:r w:rsidR="002961FF">
        <w:t xml:space="preserve"> </w:t>
      </w:r>
      <w:r w:rsidR="00F53AD3">
        <w:t>years</w:t>
      </w:r>
      <w:r w:rsidR="00D857FB">
        <w:t>,</w:t>
      </w:r>
      <w:r w:rsidR="00F53AD3">
        <w:t xml:space="preserve"> such as Pihanga in NZ</w:t>
      </w:r>
      <w:r w:rsidR="00CB57AD">
        <w:t xml:space="preserve">. However, </w:t>
      </w:r>
      <w:r w:rsidR="003E0A9A">
        <w:t>as illustrated by</w:t>
      </w:r>
      <w:r w:rsidR="003114B0">
        <w:t xml:space="preserve"> Ha</w:t>
      </w:r>
      <w:r w:rsidR="005B6A0C">
        <w:t>y</w:t>
      </w:r>
      <w:r w:rsidR="003114B0">
        <w:t xml:space="preserve">li </w:t>
      </w:r>
      <w:r w:rsidR="005B6A0C">
        <w:t>G</w:t>
      </w:r>
      <w:r w:rsidR="003114B0">
        <w:t xml:space="preserve">ubbi in </w:t>
      </w:r>
      <w:r w:rsidR="003E0A9A">
        <w:t>E</w:t>
      </w:r>
      <w:r w:rsidR="003114B0">
        <w:t>thiopia</w:t>
      </w:r>
      <w:r w:rsidR="003E0A9A">
        <w:t xml:space="preserve"> in Nov 2025, volcanoes defined as </w:t>
      </w:r>
      <w:r w:rsidR="007761DD" w:rsidRPr="007761DD">
        <w:rPr>
          <w:i/>
        </w:rPr>
        <w:t>dormant</w:t>
      </w:r>
      <w:r w:rsidR="003E0A9A">
        <w:t xml:space="preserve"> can become active again</w:t>
      </w:r>
      <w:r w:rsidR="000A079A">
        <w:t xml:space="preserve"> and or erupt again</w:t>
      </w:r>
      <w:r w:rsidR="003E0A9A">
        <w:t>.</w:t>
      </w:r>
      <w:r w:rsidR="009E5849">
        <w:t xml:space="preserve"> </w:t>
      </w:r>
      <w:r w:rsidR="001351B0">
        <w:t xml:space="preserve">This is an important aspect for communication and </w:t>
      </w:r>
      <w:r w:rsidR="00D857FB">
        <w:t xml:space="preserve">the </w:t>
      </w:r>
      <w:r w:rsidR="001351B0">
        <w:t xml:space="preserve">use of this term. </w:t>
      </w:r>
      <w:r w:rsidR="002F04B9">
        <w:t xml:space="preserve">Similar to the above </w:t>
      </w:r>
      <w:r w:rsidR="00006C46">
        <w:t>definitions</w:t>
      </w:r>
      <w:r w:rsidR="000A079A">
        <w:t>,</w:t>
      </w:r>
      <w:r w:rsidR="002F04B9">
        <w:t xml:space="preserve"> we adhere to recommendation 1</w:t>
      </w:r>
      <w:r w:rsidR="00F3192C">
        <w:t xml:space="preserve"> </w:t>
      </w:r>
      <w:r w:rsidR="00F509A5">
        <w:t>to</w:t>
      </w:r>
      <w:r w:rsidR="000A079A">
        <w:t xml:space="preserve"> align</w:t>
      </w:r>
      <w:r w:rsidR="00F509A5">
        <w:t xml:space="preserve"> with</w:t>
      </w:r>
      <w:r w:rsidR="00B43324">
        <w:t xml:space="preserve"> </w:t>
      </w:r>
      <w:r w:rsidR="00D857FB">
        <w:t xml:space="preserve">the </w:t>
      </w:r>
      <w:r w:rsidR="00B43324">
        <w:t>Smithsonian</w:t>
      </w:r>
      <w:r w:rsidR="00F509A5">
        <w:t>’</w:t>
      </w:r>
      <w:r w:rsidR="00B43324">
        <w:t xml:space="preserve">s approximate </w:t>
      </w:r>
      <w:r w:rsidR="00987F24">
        <w:t xml:space="preserve">Holocene and </w:t>
      </w:r>
      <w:r w:rsidR="00211D5D">
        <w:t>Pleistocene</w:t>
      </w:r>
      <w:r w:rsidR="00B43324" w:rsidRPr="00B43324">
        <w:t xml:space="preserve"> </w:t>
      </w:r>
      <w:r w:rsidR="00B43324">
        <w:t>volcano</w:t>
      </w:r>
      <w:r w:rsidR="000A079A">
        <w:t xml:space="preserve"> definitions,</w:t>
      </w:r>
      <w:r w:rsidR="00B43324">
        <w:t xml:space="preserve"> but additionally </w:t>
      </w:r>
      <w:r w:rsidR="00783172">
        <w:t>suggest</w:t>
      </w:r>
      <w:r w:rsidR="00B43324">
        <w:t xml:space="preserve"> numeric equivalents of</w:t>
      </w:r>
      <w:r w:rsidR="00783172">
        <w:t xml:space="preserve"> these for more precise and accessible usage.</w:t>
      </w:r>
      <w:r w:rsidR="003F2505">
        <w:t xml:space="preserve"> But we add </w:t>
      </w:r>
      <w:r w:rsidR="002961FF">
        <w:t xml:space="preserve">a volcano monitoring caveat </w:t>
      </w:r>
      <w:r w:rsidR="00D05CD9">
        <w:t>consistent with recommendation 2</w:t>
      </w:r>
      <w:r w:rsidR="002961FF">
        <w:t>.</w:t>
      </w:r>
      <w:r w:rsidR="00CB57AD" w:rsidRPr="00CB57AD">
        <w:t xml:space="preserve"> </w:t>
      </w:r>
      <w:r w:rsidR="00954F78">
        <w:t>Given t</w:t>
      </w:r>
      <w:r w:rsidR="00CB57AD">
        <w:t xml:space="preserve">hat </w:t>
      </w:r>
      <w:r w:rsidR="00CB57AD" w:rsidRPr="0046364A">
        <w:rPr>
          <w:i/>
          <w:iCs/>
        </w:rPr>
        <w:t>dormant</w:t>
      </w:r>
      <w:r w:rsidR="001C03E5">
        <w:rPr>
          <w:i/>
          <w:iCs/>
        </w:rPr>
        <w:t>/potentially active</w:t>
      </w:r>
      <w:r w:rsidR="006B09A4">
        <w:t xml:space="preserve"> </w:t>
      </w:r>
      <w:r w:rsidR="00CB57AD">
        <w:t>volcanoes would likely have no record of ever showing above</w:t>
      </w:r>
      <w:r w:rsidR="00954F78">
        <w:t>-</w:t>
      </w:r>
      <w:r w:rsidR="00CB57AD">
        <w:t xml:space="preserve">background activity, we acknowledge that the </w:t>
      </w:r>
      <w:r w:rsidR="00954F78">
        <w:t>500-</w:t>
      </w:r>
      <w:r w:rsidR="00D82F4C">
        <w:t xml:space="preserve">year timescale we suggest </w:t>
      </w:r>
      <w:r w:rsidR="00954F78">
        <w:t xml:space="preserve">warrants </w:t>
      </w:r>
      <w:r w:rsidR="00D82F4C">
        <w:t xml:space="preserve">further debate, as some volcanoes have longer and </w:t>
      </w:r>
      <w:r w:rsidR="00154F04">
        <w:t>others</w:t>
      </w:r>
      <w:r w:rsidR="00D82F4C">
        <w:t xml:space="preserve"> have shorter historic </w:t>
      </w:r>
      <w:r w:rsidR="00154F04">
        <w:t xml:space="preserve">monitoring </w:t>
      </w:r>
      <w:r w:rsidR="00D82F4C">
        <w:t>records.</w:t>
      </w:r>
    </w:p>
    <w:p w14:paraId="2C7B4ADB" w14:textId="05A8E11A" w:rsidR="007B38C6" w:rsidRDefault="00154F04" w:rsidP="001B0360">
      <w:r w:rsidRPr="0046364A">
        <w:rPr>
          <w:u w:val="single"/>
        </w:rPr>
        <w:t>E</w:t>
      </w:r>
      <w:r w:rsidR="007761DD" w:rsidRPr="0046364A">
        <w:rPr>
          <w:u w:val="single"/>
        </w:rPr>
        <w:t>xtinct</w:t>
      </w:r>
      <w:r w:rsidR="00CF0FA2" w:rsidRPr="00154F04">
        <w:rPr>
          <w:u w:val="single"/>
        </w:rPr>
        <w:t xml:space="preserve"> </w:t>
      </w:r>
      <w:r w:rsidR="00CF0FA2" w:rsidRPr="006F22FD">
        <w:rPr>
          <w:u w:val="single"/>
        </w:rPr>
        <w:t>Volcanoes</w:t>
      </w:r>
      <w:r w:rsidR="00BD6EF8">
        <w:rPr>
          <w:u w:val="single"/>
        </w:rPr>
        <w:t xml:space="preserve"> whi</w:t>
      </w:r>
      <w:r w:rsidR="007F7455">
        <w:rPr>
          <w:u w:val="single"/>
        </w:rPr>
        <w:t>ch are not expected to erupt again</w:t>
      </w:r>
      <w:r w:rsidR="00CF0FA2">
        <w:t xml:space="preserve">: </w:t>
      </w:r>
      <w:r w:rsidR="00F43B87">
        <w:t>According to our definition,</w:t>
      </w:r>
      <w:r w:rsidR="004567B6" w:rsidRPr="004567B6">
        <w:t xml:space="preserve"> </w:t>
      </w:r>
      <w:r w:rsidR="004567B6">
        <w:t xml:space="preserve">Whakaraupo </w:t>
      </w:r>
      <w:r w:rsidR="001C25EA">
        <w:t>L</w:t>
      </w:r>
      <w:r w:rsidR="004567B6">
        <w:t>yttleton volcano on Bank</w:t>
      </w:r>
      <w:r>
        <w:t>s</w:t>
      </w:r>
      <w:r w:rsidR="004567B6">
        <w:t xml:space="preserve"> </w:t>
      </w:r>
      <w:r>
        <w:t>P</w:t>
      </w:r>
      <w:r w:rsidR="004567B6">
        <w:t xml:space="preserve">eninsula </w:t>
      </w:r>
      <w:r w:rsidR="001C25EA">
        <w:t>NZ</w:t>
      </w:r>
      <w:r w:rsidR="00CF0FA2">
        <w:t xml:space="preserve">, </w:t>
      </w:r>
      <w:r w:rsidR="00B645E2">
        <w:t>Cerro Tronador (Argentina), Mount Buninyong (Australia), Mt. Thielsen (USA)</w:t>
      </w:r>
      <w:r w:rsidR="00B036C2">
        <w:t>,</w:t>
      </w:r>
      <w:r w:rsidR="001C25EA">
        <w:t xml:space="preserve"> are </w:t>
      </w:r>
      <w:r w:rsidR="007761DD" w:rsidRPr="007761DD">
        <w:rPr>
          <w:i/>
        </w:rPr>
        <w:t>extinct</w:t>
      </w:r>
      <w:r w:rsidR="001C25EA">
        <w:t xml:space="preserve"> and </w:t>
      </w:r>
      <w:r w:rsidR="004567B6" w:rsidRPr="00D736A8">
        <w:t>ha</w:t>
      </w:r>
      <w:r w:rsidR="001C25EA">
        <w:t>ve</w:t>
      </w:r>
      <w:r w:rsidR="004567B6" w:rsidRPr="00D736A8">
        <w:t xml:space="preserve"> not erupted in last </w:t>
      </w:r>
      <w:r w:rsidR="004567B6">
        <w:t>2.5</w:t>
      </w:r>
      <w:r w:rsidR="004567B6" w:rsidRPr="00D736A8">
        <w:t xml:space="preserve"> million years</w:t>
      </w:r>
      <w:r w:rsidR="00B645E2">
        <w:t>,</w:t>
      </w:r>
      <w:r w:rsidR="004567B6" w:rsidRPr="00D736A8">
        <w:t xml:space="preserve"> show no sign of activity</w:t>
      </w:r>
      <w:r w:rsidR="004567B6">
        <w:t xml:space="preserve">, and </w:t>
      </w:r>
      <w:r w:rsidR="00B645E2">
        <w:t xml:space="preserve">are </w:t>
      </w:r>
      <w:r w:rsidR="004567B6">
        <w:t>not expected to become active again.</w:t>
      </w:r>
      <w:r w:rsidR="000A079A">
        <w:t xml:space="preserve"> This definition </w:t>
      </w:r>
      <w:r w:rsidR="003F2505">
        <w:t xml:space="preserve">again aligns with </w:t>
      </w:r>
      <w:r w:rsidR="00F91F07">
        <w:t xml:space="preserve">Smithsonian </w:t>
      </w:r>
      <w:r w:rsidR="006D4457">
        <w:t>database cut offs</w:t>
      </w:r>
      <w:r w:rsidR="009A535B">
        <w:t xml:space="preserve"> as in</w:t>
      </w:r>
      <w:r w:rsidR="006D4457">
        <w:t xml:space="preserve"> </w:t>
      </w:r>
      <w:r w:rsidR="003F2505">
        <w:t>recommendation</w:t>
      </w:r>
      <w:r w:rsidR="009A535B">
        <w:t xml:space="preserve"> </w:t>
      </w:r>
      <w:r w:rsidR="003F2505">
        <w:t>1</w:t>
      </w:r>
      <w:r w:rsidR="009A535B">
        <w:t xml:space="preserve">, however additionally it implies </w:t>
      </w:r>
      <w:r w:rsidR="007761DD" w:rsidRPr="007761DD">
        <w:rPr>
          <w:i/>
        </w:rPr>
        <w:t>extinct</w:t>
      </w:r>
      <w:r w:rsidR="009A535B">
        <w:t xml:space="preserve"> volcanoes may not be part of these databases.</w:t>
      </w:r>
      <w:r w:rsidR="003F2505">
        <w:t xml:space="preserve">  </w:t>
      </w:r>
    </w:p>
    <w:p w14:paraId="0169E262" w14:textId="77777777" w:rsidR="00C10161" w:rsidRDefault="00C10161" w:rsidP="001B0360"/>
    <w:p w14:paraId="29FE13A5" w14:textId="1AEF6789" w:rsidR="00C10161" w:rsidRDefault="00C10161" w:rsidP="001B0360">
      <w:pPr>
        <w:rPr>
          <w:b/>
          <w:bCs/>
          <w:u w:val="single"/>
        </w:rPr>
      </w:pPr>
      <w:r w:rsidRPr="00C10161">
        <w:rPr>
          <w:b/>
          <w:bCs/>
          <w:u w:val="single"/>
        </w:rPr>
        <w:t>Conclusions</w:t>
      </w:r>
      <w:r w:rsidR="00B43BA6">
        <w:rPr>
          <w:b/>
          <w:bCs/>
          <w:u w:val="single"/>
        </w:rPr>
        <w:t xml:space="preserve"> and implications</w:t>
      </w:r>
    </w:p>
    <w:p w14:paraId="0874CB2D" w14:textId="68A4EDE6" w:rsidR="00354837" w:rsidRDefault="00D7009B" w:rsidP="001B0360">
      <w:r>
        <w:t xml:space="preserve">The data we present here </w:t>
      </w:r>
      <w:r w:rsidR="006B09A4">
        <w:t>reiterate the</w:t>
      </w:r>
      <w:r w:rsidR="008F572A">
        <w:t xml:space="preserve"> message of </w:t>
      </w:r>
      <w:r w:rsidR="008F572A" w:rsidRPr="0074347C">
        <w:t>Szak</w:t>
      </w:r>
      <w:r w:rsidR="008F572A">
        <w:t>a</w:t>
      </w:r>
      <w:r w:rsidR="008F572A" w:rsidRPr="0074347C">
        <w:t>cs</w:t>
      </w:r>
      <w:r w:rsidR="008F572A">
        <w:t xml:space="preserve"> (1994)</w:t>
      </w:r>
      <w:r w:rsidR="006B09A4">
        <w:t>:</w:t>
      </w:r>
      <w:r w:rsidR="008F572A">
        <w:t xml:space="preserve"> </w:t>
      </w:r>
      <w:r w:rsidR="00C92BC2">
        <w:t xml:space="preserve">that </w:t>
      </w:r>
      <w:r w:rsidR="006B09A4">
        <w:t>the volcanology community</w:t>
      </w:r>
      <w:r w:rsidR="00C92BC2">
        <w:t xml:space="preserve"> need</w:t>
      </w:r>
      <w:r w:rsidR="006B09A4">
        <w:t>s</w:t>
      </w:r>
      <w:r w:rsidR="00C92BC2">
        <w:t xml:space="preserve"> to </w:t>
      </w:r>
      <w:r w:rsidR="001C0A4C">
        <w:t>clearly define</w:t>
      </w:r>
      <w:r w:rsidR="00C92BC2">
        <w:t xml:space="preserve"> terminology to </w:t>
      </w:r>
      <w:r w:rsidR="00E05E81">
        <w:t>improve</w:t>
      </w:r>
      <w:r w:rsidR="00C92BC2">
        <w:t xml:space="preserve"> risk management and science communication</w:t>
      </w:r>
      <w:r w:rsidR="00146C6E">
        <w:t xml:space="preserve"> </w:t>
      </w:r>
      <w:r w:rsidR="00E05E81">
        <w:t xml:space="preserve">about </w:t>
      </w:r>
      <w:r w:rsidR="00146C6E">
        <w:t>volcano activity.</w:t>
      </w:r>
      <w:r w:rsidR="008F572A">
        <w:t xml:space="preserve">  </w:t>
      </w:r>
    </w:p>
    <w:p w14:paraId="2E05AA45" w14:textId="46A8A5CE" w:rsidR="009E4017" w:rsidRDefault="00354837" w:rsidP="001B0360">
      <w:r>
        <w:t xml:space="preserve">Our data show that </w:t>
      </w:r>
      <w:r w:rsidR="005531B5">
        <w:t xml:space="preserve">the terms </w:t>
      </w:r>
      <w:r w:rsidR="00FD4E06" w:rsidRPr="0046364A">
        <w:rPr>
          <w:i/>
          <w:iCs/>
        </w:rPr>
        <w:t>e</w:t>
      </w:r>
      <w:r w:rsidR="005531B5" w:rsidRPr="0046364A">
        <w:rPr>
          <w:i/>
          <w:iCs/>
        </w:rPr>
        <w:t>rupting</w:t>
      </w:r>
      <w:r w:rsidR="005531B5">
        <w:t xml:space="preserve">, </w:t>
      </w:r>
      <w:r w:rsidR="00FD4E06" w:rsidRPr="0046364A">
        <w:rPr>
          <w:i/>
          <w:iCs/>
        </w:rPr>
        <w:t>a</w:t>
      </w:r>
      <w:r w:rsidR="005531B5" w:rsidRPr="0046364A">
        <w:rPr>
          <w:i/>
          <w:iCs/>
        </w:rPr>
        <w:t>ctive</w:t>
      </w:r>
      <w:r w:rsidR="005531B5">
        <w:t xml:space="preserve">, </w:t>
      </w:r>
      <w:r w:rsidR="00FD4E06" w:rsidRPr="0046364A">
        <w:rPr>
          <w:i/>
          <w:iCs/>
        </w:rPr>
        <w:t>d</w:t>
      </w:r>
      <w:r w:rsidR="005531B5" w:rsidRPr="0046364A">
        <w:rPr>
          <w:i/>
          <w:iCs/>
        </w:rPr>
        <w:t>ormant</w:t>
      </w:r>
      <w:r w:rsidR="005531B5">
        <w:t xml:space="preserve">, and </w:t>
      </w:r>
      <w:r w:rsidR="00FD4E06" w:rsidRPr="0046364A">
        <w:rPr>
          <w:i/>
          <w:iCs/>
        </w:rPr>
        <w:t>e</w:t>
      </w:r>
      <w:r w:rsidR="005531B5" w:rsidRPr="0046364A">
        <w:rPr>
          <w:i/>
          <w:iCs/>
        </w:rPr>
        <w:t>xtinct</w:t>
      </w:r>
      <w:r w:rsidR="005531B5">
        <w:t xml:space="preserve"> are </w:t>
      </w:r>
      <w:r w:rsidR="00E05E81">
        <w:t xml:space="preserve">neither </w:t>
      </w:r>
      <w:r w:rsidR="005531B5">
        <w:t xml:space="preserve">clear </w:t>
      </w:r>
      <w:r w:rsidR="00E05E81">
        <w:t xml:space="preserve">nor </w:t>
      </w:r>
      <w:r w:rsidR="005531B5">
        <w:t>useful at present</w:t>
      </w:r>
      <w:r w:rsidR="00F87BFD">
        <w:t xml:space="preserve">, and </w:t>
      </w:r>
      <w:r w:rsidR="006B09A4">
        <w:t>we offer</w:t>
      </w:r>
      <w:r w:rsidR="00F87BFD">
        <w:t xml:space="preserve"> several suggestions </w:t>
      </w:r>
      <w:r w:rsidR="00E73026">
        <w:t>for</w:t>
      </w:r>
      <w:r w:rsidR="00F87BFD">
        <w:t xml:space="preserve"> </w:t>
      </w:r>
      <w:r w:rsidR="00E73026">
        <w:t>improving</w:t>
      </w:r>
      <w:r w:rsidR="00F87BFD">
        <w:t xml:space="preserve"> </w:t>
      </w:r>
      <w:r w:rsidR="00E73026">
        <w:t>them</w:t>
      </w:r>
      <w:r w:rsidR="00F87BFD">
        <w:t xml:space="preserve">. </w:t>
      </w:r>
      <w:r w:rsidR="00E15F28">
        <w:t xml:space="preserve">It is our opinion that IAVCEI should </w:t>
      </w:r>
      <w:r w:rsidR="00F87BFD">
        <w:t>facilitate</w:t>
      </w:r>
      <w:r w:rsidR="00E15F28">
        <w:t xml:space="preserve"> workshop</w:t>
      </w:r>
      <w:r w:rsidR="009E4017">
        <w:t>s that include volcano</w:t>
      </w:r>
      <w:r w:rsidR="00E73026">
        <w:t>-</w:t>
      </w:r>
      <w:r w:rsidR="009E4017">
        <w:t>monitoring agencies</w:t>
      </w:r>
      <w:r w:rsidR="00474127">
        <w:t>, public</w:t>
      </w:r>
      <w:r w:rsidR="00E73026">
        <w:t>-</w:t>
      </w:r>
      <w:r w:rsidR="00474127">
        <w:t xml:space="preserve">opinion data, and experts to </w:t>
      </w:r>
      <w:r w:rsidR="00A92F5C">
        <w:t xml:space="preserve">establish definitions and </w:t>
      </w:r>
      <w:r w:rsidR="009E4017">
        <w:t>endorse the results</w:t>
      </w:r>
      <w:r w:rsidR="00E73026">
        <w:t>,</w:t>
      </w:r>
      <w:r w:rsidR="009E4017">
        <w:t xml:space="preserve"> </w:t>
      </w:r>
      <w:r w:rsidR="00E73026">
        <w:t>providing</w:t>
      </w:r>
      <w:r w:rsidR="009E4017">
        <w:t xml:space="preserve"> clarity </w:t>
      </w:r>
      <w:r w:rsidR="00E73026">
        <w:t>on</w:t>
      </w:r>
      <w:r w:rsidR="009E4017">
        <w:t xml:space="preserve"> volcano activity definitions</w:t>
      </w:r>
      <w:r w:rsidR="00AB70CD">
        <w:t xml:space="preserve">. </w:t>
      </w:r>
      <w:r w:rsidR="00A92F5C">
        <w:t xml:space="preserve"> </w:t>
      </w:r>
      <w:r w:rsidR="00030FC8" w:rsidRPr="00030FC8">
        <w:t>Following such workshops, databases, civil authorities</w:t>
      </w:r>
      <w:r w:rsidR="00E73026">
        <w:t>,</w:t>
      </w:r>
      <w:r w:rsidR="00030FC8" w:rsidRPr="00030FC8">
        <w:t xml:space="preserve"> and commonly used information sources such as Smithsonian V</w:t>
      </w:r>
      <w:r w:rsidR="00E73026">
        <w:t xml:space="preserve">olcanoes of the </w:t>
      </w:r>
      <w:r w:rsidR="00030FC8" w:rsidRPr="00030FC8">
        <w:t>W</w:t>
      </w:r>
      <w:r w:rsidR="00E73026">
        <w:t>orld</w:t>
      </w:r>
      <w:r w:rsidR="00030FC8" w:rsidRPr="00030FC8">
        <w:t xml:space="preserve"> (GVP), U</w:t>
      </w:r>
      <w:r w:rsidR="00E73026">
        <w:t>nited States Geological Survey</w:t>
      </w:r>
      <w:r w:rsidR="00030FC8" w:rsidRPr="00030FC8">
        <w:t>,</w:t>
      </w:r>
      <w:r w:rsidR="00B4113B">
        <w:t xml:space="preserve"> Earth Science New Zealand</w:t>
      </w:r>
      <w:r w:rsidR="00030FC8" w:rsidRPr="00030FC8">
        <w:t>, and Wikipedia can work to update and employ consistent messaging</w:t>
      </w:r>
      <w:r w:rsidR="00357C8C">
        <w:t xml:space="preserve">. The goal </w:t>
      </w:r>
      <w:r w:rsidR="00B4113B">
        <w:t>is</w:t>
      </w:r>
      <w:r w:rsidR="00357C8C">
        <w:t xml:space="preserve"> </w:t>
      </w:r>
      <w:r w:rsidR="00B4113B">
        <w:t xml:space="preserve">to </w:t>
      </w:r>
      <w:r w:rsidR="0016435E">
        <w:t>achieve</w:t>
      </w:r>
      <w:r w:rsidR="00023985">
        <w:t xml:space="preserve"> clarity for the public</w:t>
      </w:r>
      <w:r w:rsidR="00B4113B">
        <w:t>,</w:t>
      </w:r>
      <w:r w:rsidR="0046717B">
        <w:t xml:space="preserve"> </w:t>
      </w:r>
      <w:r w:rsidR="00EB114A">
        <w:t>helping individuals make</w:t>
      </w:r>
      <w:r w:rsidR="0016435E">
        <w:t xml:space="preserve"> better</w:t>
      </w:r>
      <w:r w:rsidR="00023985">
        <w:t xml:space="preserve"> </w:t>
      </w:r>
      <w:r w:rsidR="00FA6D48">
        <w:t xml:space="preserve">personal decisions </w:t>
      </w:r>
      <w:r w:rsidR="00EB114A">
        <w:t xml:space="preserve">while </w:t>
      </w:r>
      <w:r w:rsidR="00F11755">
        <w:t>increasing</w:t>
      </w:r>
      <w:r w:rsidR="00FA6D48">
        <w:t xml:space="preserve"> </w:t>
      </w:r>
      <w:r w:rsidR="003F0862">
        <w:t>volcan</w:t>
      </w:r>
      <w:r w:rsidR="00B4113B">
        <w:t>ic</w:t>
      </w:r>
      <w:r w:rsidR="003F0862">
        <w:t xml:space="preserve"> </w:t>
      </w:r>
      <w:r w:rsidR="00FA6D48">
        <w:t>knowledge</w:t>
      </w:r>
      <w:r w:rsidR="003F0862">
        <w:t xml:space="preserve"> and </w:t>
      </w:r>
      <w:r w:rsidR="00F11755">
        <w:t>awareness</w:t>
      </w:r>
      <w:r w:rsidR="00004E58">
        <w:t>.</w:t>
      </w:r>
    </w:p>
    <w:p w14:paraId="25323670" w14:textId="19550F4C" w:rsidR="00B43BA6" w:rsidRPr="00AC79DF" w:rsidRDefault="006B09A4" w:rsidP="001B0360">
      <w:r>
        <w:t xml:space="preserve">In addition, </w:t>
      </w:r>
      <w:r w:rsidR="00004E58">
        <w:t xml:space="preserve">we </w:t>
      </w:r>
      <w:r w:rsidR="0041641E">
        <w:t>suggest</w:t>
      </w:r>
      <w:r w:rsidR="00F11755">
        <w:t xml:space="preserve"> that</w:t>
      </w:r>
      <w:r>
        <w:t xml:space="preserve"> researchers </w:t>
      </w:r>
      <w:r w:rsidR="000E0A58" w:rsidRPr="00AC79DF">
        <w:t xml:space="preserve">share new data with monitoring agencies to </w:t>
      </w:r>
      <w:r w:rsidR="00277DD9">
        <w:t xml:space="preserve">help </w:t>
      </w:r>
      <w:r w:rsidR="000E0A58" w:rsidRPr="00AC79DF">
        <w:t>classify or reclassify volcanoes</w:t>
      </w:r>
      <w:r w:rsidR="00800873">
        <w:t xml:space="preserve">, and that volcano observatories </w:t>
      </w:r>
      <w:r w:rsidR="00277DD9">
        <w:t xml:space="preserve">are responsible for </w:t>
      </w:r>
      <w:r w:rsidR="00800873">
        <w:t>work</w:t>
      </w:r>
      <w:r w:rsidR="00277DD9">
        <w:t>ing</w:t>
      </w:r>
      <w:r w:rsidR="00800873">
        <w:t xml:space="preserve"> with databases to update volcano </w:t>
      </w:r>
      <w:r w:rsidR="009C020D">
        <w:t xml:space="preserve">activity </w:t>
      </w:r>
      <w:r w:rsidR="00800873">
        <w:t>status</w:t>
      </w:r>
      <w:r w:rsidR="009C020D">
        <w:t xml:space="preserve"> as new data </w:t>
      </w:r>
      <w:r w:rsidR="00277DD9">
        <w:t xml:space="preserve">become </w:t>
      </w:r>
      <w:r w:rsidR="009C020D">
        <w:t>available.</w:t>
      </w:r>
      <w:r w:rsidR="000E0A58" w:rsidRPr="00AC79DF">
        <w:t xml:space="preserve"> </w:t>
      </w:r>
    </w:p>
    <w:p w14:paraId="0910D041" w14:textId="77777777" w:rsidR="00C10161" w:rsidRDefault="00C10161" w:rsidP="001B0360"/>
    <w:p w14:paraId="2CA129BD" w14:textId="77777777" w:rsidR="0075741A" w:rsidRDefault="0075741A" w:rsidP="001B0360"/>
    <w:p w14:paraId="454C7AA6" w14:textId="51FF5B6C" w:rsidR="00C10161" w:rsidRPr="00D22ECA" w:rsidRDefault="00771F04" w:rsidP="001B0360">
      <w:pPr>
        <w:rPr>
          <w:lang w:val="it-IT"/>
        </w:rPr>
      </w:pPr>
      <w:r w:rsidRPr="00D22ECA">
        <w:rPr>
          <w:lang w:val="it-IT"/>
        </w:rPr>
        <w:lastRenderedPageBreak/>
        <w:t>Refs</w:t>
      </w:r>
    </w:p>
    <w:p w14:paraId="37A61302" w14:textId="77777777" w:rsidR="00C10161" w:rsidRDefault="00C10161" w:rsidP="00C10161">
      <w:r w:rsidRPr="00D22ECA">
        <w:rPr>
          <w:lang w:val="it-IT"/>
        </w:rPr>
        <w:t xml:space="preserve">Andreastuti, S. D., Paripurno, E. T., Subandriyo, S., Syahbana, D. K., &amp; Prayoga, A. S. (2023). </w:t>
      </w:r>
      <w:r w:rsidRPr="002C3B3D">
        <w:t>Volcano disaster risk management during crisis: implementation of risk communication in Indonesia. </w:t>
      </w:r>
      <w:r w:rsidRPr="002C3B3D">
        <w:rPr>
          <w:i/>
          <w:iCs/>
        </w:rPr>
        <w:t>Journal of Applied Volcanology</w:t>
      </w:r>
      <w:r w:rsidRPr="002C3B3D">
        <w:t>, </w:t>
      </w:r>
      <w:r w:rsidRPr="002C3B3D">
        <w:rPr>
          <w:i/>
          <w:iCs/>
        </w:rPr>
        <w:t>12</w:t>
      </w:r>
      <w:r w:rsidRPr="002C3B3D">
        <w:t>(1), 3.</w:t>
      </w:r>
    </w:p>
    <w:p w14:paraId="79340758" w14:textId="77777777" w:rsidR="00C10161" w:rsidRDefault="00C10161" w:rsidP="00C10161">
      <w:r w:rsidRPr="000A7BE7">
        <w:t>Andrews BJ, Costa F, Venzke E, Widiwijayanti C (2022) Databases in volcanology. Bull Volcanol 84(10):92–92. </w:t>
      </w:r>
      <w:hyperlink r:id="rId25" w:history="1">
        <w:r w:rsidRPr="000A7BE7">
          <w:rPr>
            <w:rStyle w:val="Hyperlink"/>
          </w:rPr>
          <w:t>https://doi.org/10.1007/s00445-022-01597-x</w:t>
        </w:r>
      </w:hyperlink>
    </w:p>
    <w:p w14:paraId="31A24FBE" w14:textId="1D8BC4A7" w:rsidR="006B09A4" w:rsidRDefault="00B87B9B" w:rsidP="00C10161">
      <w:r w:rsidRPr="00B87B9B">
        <w:t>Andrews</w:t>
      </w:r>
      <w:r>
        <w:t xml:space="preserve"> BJ, </w:t>
      </w:r>
      <w:r w:rsidRPr="00B87B9B">
        <w:t>Venzke</w:t>
      </w:r>
      <w:r>
        <w:t xml:space="preserve"> E</w:t>
      </w:r>
      <w:r w:rsidRPr="00B87B9B">
        <w:t>, Cottrell</w:t>
      </w:r>
      <w:r>
        <w:t xml:space="preserve"> E</w:t>
      </w:r>
      <w:r w:rsidRPr="00B87B9B">
        <w:t>, Sennert</w:t>
      </w:r>
      <w:r>
        <w:t xml:space="preserve"> S</w:t>
      </w:r>
      <w:r w:rsidRPr="00B87B9B">
        <w:t>, Bennis</w:t>
      </w:r>
      <w:r>
        <w:t xml:space="preserve"> K</w:t>
      </w:r>
      <w:r w:rsidRPr="00B87B9B">
        <w:t xml:space="preserve">, 2025. The Volcanoes of the World Database. </w:t>
      </w:r>
      <w:r w:rsidR="005D6C39">
        <w:t xml:space="preserve">Bull Volcanol </w:t>
      </w:r>
      <w:r w:rsidRPr="00B87B9B">
        <w:t>87(34). https://doi.org//10.1007/s00445-025-01819-y</w:t>
      </w:r>
    </w:p>
    <w:p w14:paraId="5C0AB015" w14:textId="46AE8E9F" w:rsidR="00C10161" w:rsidRDefault="00C10161" w:rsidP="00C10161">
      <w:r w:rsidRPr="0010733C">
        <w:t>Albertoni, R., De Martino, M., Podestà, P., Abecker, A., Wössner, R., &amp; Schnitter, K. (2018). LusTRE: a framework of linked environmental thesauri for metadata management. </w:t>
      </w:r>
      <w:r w:rsidRPr="0010733C">
        <w:rPr>
          <w:i/>
          <w:iCs/>
        </w:rPr>
        <w:t>Earth Science Informatics</w:t>
      </w:r>
      <w:r w:rsidRPr="0010733C">
        <w:t>, </w:t>
      </w:r>
      <w:r w:rsidRPr="0010733C">
        <w:rPr>
          <w:i/>
          <w:iCs/>
        </w:rPr>
        <w:t>11</w:t>
      </w:r>
      <w:r w:rsidRPr="0010733C">
        <w:t>(4), 525-544.</w:t>
      </w:r>
    </w:p>
    <w:p w14:paraId="2111EBE0" w14:textId="77777777" w:rsidR="00C10161" w:rsidRDefault="00C10161" w:rsidP="00C10161">
      <w:r w:rsidRPr="00F06D45">
        <w:t>Auker, M. R., Sparks, R. S. J., Jenkins, S. F., Aspinall, W., Brown, S. K., Deligne, N. I., ... &amp; Palma, J. L. (2015). Development of a new global Volcanic Hazard Index (VHI). </w:t>
      </w:r>
      <w:r w:rsidRPr="00F06D45">
        <w:rPr>
          <w:i/>
          <w:iCs/>
        </w:rPr>
        <w:t>Global volcanic hazards and risk</w:t>
      </w:r>
      <w:r w:rsidRPr="00F06D45">
        <w:t xml:space="preserve">, (2015), 349-358. </w:t>
      </w:r>
    </w:p>
    <w:p w14:paraId="4792A679" w14:textId="77777777" w:rsidR="00C10161" w:rsidRDefault="00C10161" w:rsidP="00C10161">
      <w:r w:rsidRPr="00960ECA">
        <w:t>Barclay, J., Haynes, K., Mitchell, T., Solana, C., Teeuw, R., Darnell, A., ... &amp; Kelman, I. (2008). Framing volcanic risk communication within disaster risk reduction: finding ways for the social and physical sciences to work together. </w:t>
      </w:r>
      <w:r w:rsidRPr="00960ECA">
        <w:rPr>
          <w:i/>
          <w:iCs/>
        </w:rPr>
        <w:t>Geological Society, London, Special Publications</w:t>
      </w:r>
      <w:r w:rsidRPr="00960ECA">
        <w:t>, </w:t>
      </w:r>
      <w:r w:rsidRPr="00960ECA">
        <w:rPr>
          <w:i/>
          <w:iCs/>
        </w:rPr>
        <w:t>305</w:t>
      </w:r>
      <w:r w:rsidRPr="00960ECA">
        <w:t xml:space="preserve">(1), 163-177. </w:t>
      </w:r>
    </w:p>
    <w:p w14:paraId="60094F57" w14:textId="77777777" w:rsidR="00C10161" w:rsidRDefault="00C10161" w:rsidP="00C10161">
      <w:r w:rsidRPr="00840C40">
        <w:t>Bebbington, M., Barsotti, S., Marzocchi, W., Tadini, A., Widiwijayanti, C., &amp; Wright, H. (2025). Forecasting During Volcanic Crises.</w:t>
      </w:r>
    </w:p>
    <w:p w14:paraId="403142BD" w14:textId="77777777" w:rsidR="00106B96" w:rsidRDefault="00106B96" w:rsidP="00C10161">
      <w:r w:rsidRPr="00106B96">
        <w:t>Canon-Tapia, E., &amp; Szakács, A. (Eds.). (2010). </w:t>
      </w:r>
      <w:r w:rsidRPr="00106B96">
        <w:rPr>
          <w:i/>
          <w:iCs/>
        </w:rPr>
        <w:t>What is a Volcano?</w:t>
      </w:r>
      <w:r w:rsidRPr="00106B96">
        <w:t xml:space="preserve"> (Vol. 470). Geological Society of America. </w:t>
      </w:r>
    </w:p>
    <w:p w14:paraId="60359F36" w14:textId="5AD889F4" w:rsidR="00C10161" w:rsidRDefault="00C10161" w:rsidP="00C10161">
      <w:r w:rsidRPr="007B631E">
        <w:t>Cologna, V., Mede, N. G., Berger, S., Besley, J., Brick, C., Joubert, M., ... &amp; Metag, J. (2025). Trust in scientists and their role in society across 68 countries. </w:t>
      </w:r>
      <w:r w:rsidRPr="007B631E">
        <w:rPr>
          <w:i/>
          <w:iCs/>
        </w:rPr>
        <w:t>Nature Human Behaviour</w:t>
      </w:r>
      <w:r w:rsidRPr="007B631E">
        <w:t>, </w:t>
      </w:r>
      <w:r w:rsidRPr="007B631E">
        <w:rPr>
          <w:i/>
          <w:iCs/>
        </w:rPr>
        <w:t>9</w:t>
      </w:r>
      <w:r w:rsidRPr="007B631E">
        <w:t>(4), 713-730.</w:t>
      </w:r>
    </w:p>
    <w:p w14:paraId="0429B5F5" w14:textId="77777777" w:rsidR="00C10161" w:rsidRDefault="00C10161" w:rsidP="00C10161">
      <w:r w:rsidRPr="00971516">
        <w:t>Connor, C., Bebbington, M., &amp; Marzocchi, W. (2015). Probabilistic volcanic hazard assessment. In </w:t>
      </w:r>
      <w:r w:rsidRPr="00971516">
        <w:rPr>
          <w:i/>
          <w:iCs/>
        </w:rPr>
        <w:t>The encyclopedia of volcanoes</w:t>
      </w:r>
      <w:r w:rsidRPr="00971516">
        <w:t> (pp. 897-910). Academic Press.</w:t>
      </w:r>
    </w:p>
    <w:p w14:paraId="7F470703" w14:textId="505CDD83" w:rsidR="00C65E5C" w:rsidRDefault="00C65E5C" w:rsidP="00C10161">
      <w:r w:rsidRPr="00C65E5C">
        <w:t>de Fine Licht, K., &amp; de Fine Licht, J. (2020). Artificial intelligence, transparency, and public decision-making: Why explanations are key when trying to produce perceived legitimacy. </w:t>
      </w:r>
      <w:r w:rsidRPr="00C65E5C">
        <w:rPr>
          <w:i/>
          <w:iCs/>
        </w:rPr>
        <w:t>AI &amp; society</w:t>
      </w:r>
      <w:r w:rsidRPr="00C65E5C">
        <w:t>, </w:t>
      </w:r>
      <w:r w:rsidRPr="00C65E5C">
        <w:rPr>
          <w:i/>
          <w:iCs/>
        </w:rPr>
        <w:t>35</w:t>
      </w:r>
      <w:r w:rsidRPr="00C65E5C">
        <w:t>(4), 917-926.</w:t>
      </w:r>
    </w:p>
    <w:p w14:paraId="4F363B97" w14:textId="77777777" w:rsidR="00C10161" w:rsidRDefault="00C10161" w:rsidP="00C10161">
      <w:r w:rsidRPr="00B509A5">
        <w:t>Donovan, A., Eiser, J.R. &amp; Sparks, R.S.J. Scientists’ views about lay perceptions of volcanic hazard and risk. </w:t>
      </w:r>
      <w:r w:rsidRPr="00B509A5">
        <w:rPr>
          <w:i/>
          <w:iCs/>
        </w:rPr>
        <w:t>J Appl. Volcanol.</w:t>
      </w:r>
      <w:r w:rsidRPr="00B509A5">
        <w:t> </w:t>
      </w:r>
      <w:r w:rsidRPr="00B509A5">
        <w:rPr>
          <w:b/>
          <w:bCs/>
        </w:rPr>
        <w:t>3</w:t>
      </w:r>
      <w:r w:rsidRPr="00B509A5">
        <w:t>, 15 (2014). https://doi.org/10.1186/s13617-014-0015-5</w:t>
      </w:r>
    </w:p>
    <w:p w14:paraId="6E98E38C" w14:textId="77777777" w:rsidR="00C10161" w:rsidRDefault="00C10161" w:rsidP="00C10161">
      <w:r w:rsidRPr="00191FB4">
        <w:t>Doyle, E. E., McClure, J., Johnston, D. M., &amp; Paton, D. (2014). Communicating likelihoods and probabilities in forecasts of volcanic eruptions. </w:t>
      </w:r>
      <w:r w:rsidRPr="00191FB4">
        <w:rPr>
          <w:i/>
          <w:iCs/>
        </w:rPr>
        <w:t>Journal of Volcanology and Geothermal Research</w:t>
      </w:r>
      <w:r w:rsidRPr="00191FB4">
        <w:t>, </w:t>
      </w:r>
      <w:r w:rsidRPr="00191FB4">
        <w:rPr>
          <w:i/>
          <w:iCs/>
        </w:rPr>
        <w:t>272</w:t>
      </w:r>
      <w:r w:rsidRPr="00191FB4">
        <w:t xml:space="preserve">, 1-15. </w:t>
      </w:r>
    </w:p>
    <w:p w14:paraId="7A5E6DF0" w14:textId="77777777" w:rsidR="00C10161" w:rsidRDefault="00C10161" w:rsidP="00C10161">
      <w:r w:rsidRPr="009511C1">
        <w:t>Erharter, Georg H., Suzanne Lacasse, Franz Tschuchnigg, Ewald Tentschert, Dennis Becker, and Kok-Kwang Phoon. "A consistent terminology to communicate ground-related uncertainty." </w:t>
      </w:r>
      <w:r w:rsidRPr="009511C1">
        <w:rPr>
          <w:i/>
          <w:iCs/>
        </w:rPr>
        <w:t>Engineering Geology</w:t>
      </w:r>
      <w:r w:rsidRPr="009511C1">
        <w:t> 342 (2024): 107744.</w:t>
      </w:r>
    </w:p>
    <w:p w14:paraId="13AC889A" w14:textId="77777777" w:rsidR="00C10161" w:rsidRDefault="00C10161" w:rsidP="00C10161">
      <w:r w:rsidRPr="00A10C25">
        <w:t>Fearnley, C. J., &amp; Beaven, S. (2018). Volcano alert level systems: managing the challenges of effective volcanic crisis communication. </w:t>
      </w:r>
      <w:r w:rsidRPr="00A10C25">
        <w:rPr>
          <w:i/>
          <w:iCs/>
        </w:rPr>
        <w:t>Bulletin of Volcanology</w:t>
      </w:r>
      <w:r w:rsidRPr="00A10C25">
        <w:t>, </w:t>
      </w:r>
      <w:r w:rsidRPr="00A10C25">
        <w:rPr>
          <w:i/>
          <w:iCs/>
        </w:rPr>
        <w:t>80</w:t>
      </w:r>
      <w:r w:rsidRPr="00A10C25">
        <w:t>(5), 46.</w:t>
      </w:r>
    </w:p>
    <w:p w14:paraId="5D012B86" w14:textId="77777777" w:rsidR="00C10161" w:rsidRDefault="00C10161" w:rsidP="00C10161">
      <w:r w:rsidRPr="00846017">
        <w:lastRenderedPageBreak/>
        <w:t>Fearnley, C., Winson, A. E. G., Pallister, J., &amp; Tilling, R. (2017). Volcano crisis communication: challenges and solutions in the 21st century. In </w:t>
      </w:r>
      <w:r w:rsidRPr="00846017">
        <w:rPr>
          <w:i/>
          <w:iCs/>
        </w:rPr>
        <w:t>Observing the volcano world: volcano crisis communication</w:t>
      </w:r>
      <w:r w:rsidRPr="00846017">
        <w:t> (pp. 3-21). Cham: Springer International Publishing.</w:t>
      </w:r>
    </w:p>
    <w:p w14:paraId="10EF9AA2" w14:textId="77777777" w:rsidR="00C10161" w:rsidRDefault="00C10161" w:rsidP="00C10161">
      <w:r w:rsidRPr="006512A0">
        <w:t>Gauchat, G. W. (2023). The legitimacy of science. </w:t>
      </w:r>
      <w:r w:rsidRPr="006512A0">
        <w:rPr>
          <w:i/>
          <w:iCs/>
        </w:rPr>
        <w:t>Annual Review of Sociology</w:t>
      </w:r>
      <w:r w:rsidRPr="006512A0">
        <w:t>, </w:t>
      </w:r>
      <w:r w:rsidRPr="006512A0">
        <w:rPr>
          <w:i/>
          <w:iCs/>
        </w:rPr>
        <w:t>49</w:t>
      </w:r>
      <w:r w:rsidRPr="006512A0">
        <w:t>(1), 263-279.</w:t>
      </w:r>
    </w:p>
    <w:p w14:paraId="530C025B" w14:textId="77777777" w:rsidR="00C10161" w:rsidRDefault="00C10161" w:rsidP="00C10161">
      <w:r w:rsidRPr="00F02C65">
        <w:t>Giordano, G., &amp; Caricchi, L. (2022). Determining the state of activity of transcrustal magmatic systems and their volcanoes. </w:t>
      </w:r>
      <w:r w:rsidRPr="00F02C65">
        <w:rPr>
          <w:i/>
          <w:iCs/>
        </w:rPr>
        <w:t>Annual Review of Earth and Planetary Sciences</w:t>
      </w:r>
      <w:r w:rsidRPr="00F02C65">
        <w:t>, </w:t>
      </w:r>
      <w:r w:rsidRPr="00F02C65">
        <w:rPr>
          <w:i/>
          <w:iCs/>
        </w:rPr>
        <w:t>50</w:t>
      </w:r>
      <w:r w:rsidRPr="00F02C65">
        <w:t>(1), 231-259.</w:t>
      </w:r>
    </w:p>
    <w:p w14:paraId="0EC33E2B" w14:textId="77777777" w:rsidR="00C10161" w:rsidRDefault="00C10161" w:rsidP="00C10161">
      <w:r w:rsidRPr="008559C3">
        <w:t>Harris, R. (2005). </w:t>
      </w:r>
      <w:r w:rsidRPr="008559C3">
        <w:rPr>
          <w:i/>
          <w:iCs/>
        </w:rPr>
        <w:t>The semantics of science</w:t>
      </w:r>
      <w:r w:rsidRPr="008559C3">
        <w:t>. A&amp;C Black.</w:t>
      </w:r>
    </w:p>
    <w:p w14:paraId="7334BAAE" w14:textId="77777777" w:rsidR="00C10161" w:rsidRDefault="00C10161" w:rsidP="00C10161">
      <w:r w:rsidRPr="00BB174F">
        <w:t>Haynes, K., Barclay, J., &amp; Pidgeon, N. (2008). The issue of trust and its influence on risk communication during a volcanic crisis. </w:t>
      </w:r>
      <w:r w:rsidRPr="00BB174F">
        <w:rPr>
          <w:i/>
          <w:iCs/>
        </w:rPr>
        <w:t>Bulletin of Volcanology</w:t>
      </w:r>
      <w:r w:rsidRPr="00BB174F">
        <w:t>, </w:t>
      </w:r>
      <w:r w:rsidRPr="00BB174F">
        <w:rPr>
          <w:i/>
          <w:iCs/>
        </w:rPr>
        <w:t>70</w:t>
      </w:r>
      <w:r w:rsidRPr="00BB174F">
        <w:t>(5), 605-621.</w:t>
      </w:r>
    </w:p>
    <w:p w14:paraId="3DFDE4C3" w14:textId="0F2D8D92" w:rsidR="0027269D" w:rsidRDefault="0027269D" w:rsidP="00C10161">
      <w:r w:rsidRPr="0027269D">
        <w:t>IAVCEI-INVOLC International Network for Volcanology Collaboration Towards inclusive collaboration in volcanology: guidelines for best-engagement protocols in international collaboration. </w:t>
      </w:r>
      <w:r w:rsidRPr="0027269D">
        <w:rPr>
          <w:i/>
          <w:iCs/>
        </w:rPr>
        <w:t>Bull Volcanol</w:t>
      </w:r>
      <w:r w:rsidRPr="0027269D">
        <w:t> </w:t>
      </w:r>
      <w:r w:rsidRPr="0027269D">
        <w:rPr>
          <w:b/>
          <w:bCs/>
        </w:rPr>
        <w:t>86</w:t>
      </w:r>
      <w:r w:rsidRPr="0027269D">
        <w:t>, 78 (2024). https://doi.org/10.1007/s00445-024-01760-6</w:t>
      </w:r>
    </w:p>
    <w:p w14:paraId="48EA94DB" w14:textId="2A529A80" w:rsidR="00C10161" w:rsidDel="006772D1" w:rsidRDefault="00C10161" w:rsidP="00C10161">
      <w:pPr>
        <w:rPr>
          <w:del w:id="88" w:author="Danielle Charlton" w:date="2026-06-09T11:23:00Z" w16du:dateUtc="2026-06-08T23:23:00Z"/>
        </w:rPr>
      </w:pPr>
      <w:r w:rsidRPr="00B73BBF">
        <w:t>Kappel, K., &amp; Holmen, S. J. (2019). Why science communication, and does it work? A taxonomy of science communication aims and a survey of the empirical evidence. </w:t>
      </w:r>
      <w:r w:rsidRPr="00B73BBF">
        <w:rPr>
          <w:i/>
          <w:iCs/>
        </w:rPr>
        <w:t>Frontiers in communication</w:t>
      </w:r>
      <w:r w:rsidRPr="00B73BBF">
        <w:t>, </w:t>
      </w:r>
      <w:r w:rsidRPr="00B73BBF">
        <w:rPr>
          <w:i/>
          <w:iCs/>
        </w:rPr>
        <w:t>4</w:t>
      </w:r>
      <w:r w:rsidRPr="00B73BBF">
        <w:t>, 55.</w:t>
      </w:r>
    </w:p>
    <w:p w14:paraId="5541EA93" w14:textId="77777777" w:rsidR="00506322" w:rsidRDefault="00506322" w:rsidP="00C10161"/>
    <w:p w14:paraId="79E5602A" w14:textId="2BF2091F" w:rsidR="00580805" w:rsidRDefault="00580805" w:rsidP="00C10161">
      <w:r w:rsidRPr="00580805">
        <w:t>Lladós-Masllorens, J., Aibar, E., Meseguer-Artola, A., Minguillón, J., &amp; Lerga, M. (2017). Explaining teaching uses of Wikipedia through faculty personal and contextual features. </w:t>
      </w:r>
      <w:r w:rsidRPr="00580805">
        <w:rPr>
          <w:i/>
          <w:iCs/>
        </w:rPr>
        <w:t>Online information review</w:t>
      </w:r>
      <w:r w:rsidRPr="00580805">
        <w:t>, </w:t>
      </w:r>
      <w:r w:rsidRPr="00580805">
        <w:rPr>
          <w:i/>
          <w:iCs/>
        </w:rPr>
        <w:t>41</w:t>
      </w:r>
      <w:r w:rsidRPr="00580805">
        <w:t>(5), 728-743.</w:t>
      </w:r>
    </w:p>
    <w:p w14:paraId="6A5D61E9" w14:textId="5F8B310B" w:rsidR="00C10161" w:rsidRDefault="00C10161" w:rsidP="00C10161">
      <w:r w:rsidRPr="00CE6DBB">
        <w:t>Lowenstern, J. B., Wallace, K., Barsotti, S., Sandri, L., Stovall, W., Bernard, B., ... &amp; Garaebiti, E. (2022). Guidelines for volcano-observatory operations during crises: recommendations from the 2019 volcano observatory best practices meeting. </w:t>
      </w:r>
      <w:r w:rsidRPr="00CE6DBB">
        <w:rPr>
          <w:i/>
          <w:iCs/>
        </w:rPr>
        <w:t>Journal of Applied Volcanology</w:t>
      </w:r>
      <w:r w:rsidRPr="00CE6DBB">
        <w:t>, </w:t>
      </w:r>
      <w:r w:rsidRPr="00CE6DBB">
        <w:rPr>
          <w:i/>
          <w:iCs/>
        </w:rPr>
        <w:t>11</w:t>
      </w:r>
      <w:r w:rsidRPr="00CE6DBB">
        <w:t>(1), 3.</w:t>
      </w:r>
    </w:p>
    <w:p w14:paraId="00AD16AA" w14:textId="6397C053" w:rsidR="007461E3" w:rsidRDefault="007461E3" w:rsidP="00C10161">
      <w:r w:rsidRPr="007461E3">
        <w:t>Manley, G. F., Pyle, D. M., Mather, T. A., Rodgers, M., Clifton, D. A., Stokell, B. G., ... &amp; Roman, D. C. (2020). Understanding the timing of eruption end using a machine learning approach to classification of seismic time series. </w:t>
      </w:r>
      <w:r w:rsidRPr="007461E3">
        <w:rPr>
          <w:i/>
          <w:iCs/>
        </w:rPr>
        <w:t>Journal of Volcanology and Geothermal Research</w:t>
      </w:r>
      <w:r w:rsidRPr="007461E3">
        <w:t>, </w:t>
      </w:r>
      <w:r w:rsidRPr="007461E3">
        <w:rPr>
          <w:i/>
          <w:iCs/>
        </w:rPr>
        <w:t>401</w:t>
      </w:r>
      <w:r w:rsidRPr="007461E3">
        <w:t>, 106917.</w:t>
      </w:r>
    </w:p>
    <w:p w14:paraId="4BCADB66" w14:textId="77777777" w:rsidR="00A904B4" w:rsidRDefault="00A904B4" w:rsidP="00C10161">
      <w:r w:rsidRPr="00A904B4">
        <w:t>Manley, G. F., Mather, T. A., Pyle, D. M., Clifton, D. A., Rodgers, M., Thompson, G., &amp; Roman, D. C. (2021). Machine learning approaches to identifying changes in eruptive state using multi‐parameter datasets from the 2006 eruption of Augustine volcano, Alaska. </w:t>
      </w:r>
      <w:r w:rsidRPr="00A904B4">
        <w:rPr>
          <w:i/>
          <w:iCs/>
        </w:rPr>
        <w:t>Journal of Geophysical Research: Solid Earth</w:t>
      </w:r>
      <w:r w:rsidRPr="00A904B4">
        <w:t>, </w:t>
      </w:r>
      <w:r w:rsidRPr="00A904B4">
        <w:rPr>
          <w:i/>
          <w:iCs/>
        </w:rPr>
        <w:t>126</w:t>
      </w:r>
      <w:r w:rsidRPr="00A904B4">
        <w:t>(12), e2021JB022323.</w:t>
      </w:r>
    </w:p>
    <w:p w14:paraId="1B820502" w14:textId="293AB1FC" w:rsidR="00C10161" w:rsidRDefault="00C10161" w:rsidP="00C10161">
      <w:r w:rsidRPr="00956305">
        <w:t>Nieto-Torres, A., Guimarães, L. F., Bonadonna, C., &amp; Frischknecht, C. (2021). A new inclusive volcanic risk ranking, Part 1: Methodology. </w:t>
      </w:r>
      <w:r w:rsidRPr="00956305">
        <w:rPr>
          <w:i/>
          <w:iCs/>
        </w:rPr>
        <w:t>Frontiers in Earth Science</w:t>
      </w:r>
      <w:r w:rsidRPr="00956305">
        <w:t>, </w:t>
      </w:r>
      <w:r w:rsidRPr="00956305">
        <w:rPr>
          <w:i/>
          <w:iCs/>
        </w:rPr>
        <w:t>9</w:t>
      </w:r>
      <w:r w:rsidRPr="00956305">
        <w:t>, 697451.</w:t>
      </w:r>
    </w:p>
    <w:p w14:paraId="6606DDA3" w14:textId="77777777" w:rsidR="00C10161" w:rsidRDefault="00C10161" w:rsidP="00C10161">
      <w:r w:rsidRPr="00014948">
        <w:t>National Geophysical Data Center; World Data Service (NGDC/WDS) NCEI/WDS Global Significant Volcanic Eruptions Database. NOAA National Centers for Environmental Information. Available online: https://www.ngdc.noaa.gov/hazard/ volcano.shtml (accessed on 8 May 2020).</w:t>
      </w:r>
    </w:p>
    <w:p w14:paraId="3D979F4A" w14:textId="7763DD9E" w:rsidR="0027269D" w:rsidRDefault="0027269D" w:rsidP="00C10161">
      <w:r w:rsidRPr="0027269D">
        <w:t>Pallister, J., Papale, P., Eichelberger, J., Newhall, C., Mandeville, C., Nakada, S., ... &amp; Selva, J. (2019). Volcano observatory best practices (VOBP) workshops-a summary of findings and best-practice recommendations. </w:t>
      </w:r>
      <w:r w:rsidRPr="0027269D">
        <w:rPr>
          <w:i/>
          <w:iCs/>
        </w:rPr>
        <w:t>Journal of Applied Volcanology</w:t>
      </w:r>
      <w:r w:rsidRPr="0027269D">
        <w:t>, </w:t>
      </w:r>
      <w:r w:rsidRPr="0027269D">
        <w:rPr>
          <w:i/>
          <w:iCs/>
        </w:rPr>
        <w:t>8</w:t>
      </w:r>
      <w:r w:rsidRPr="0027269D">
        <w:t>(1), 1-33.</w:t>
      </w:r>
    </w:p>
    <w:p w14:paraId="3071B418" w14:textId="75EDC47B" w:rsidR="00C10161" w:rsidRDefault="00C10161" w:rsidP="00C10161">
      <w:r w:rsidRPr="006C7902">
        <w:t>Parsons, M. A., Duerr, R., &amp; Godøy, Ø. (2023). The evolution of a geoscience standard: An instructive tale of science keyword development and adoption. </w:t>
      </w:r>
      <w:r w:rsidRPr="006C7902">
        <w:rPr>
          <w:i/>
          <w:iCs/>
        </w:rPr>
        <w:t>Geoscience Frontiers</w:t>
      </w:r>
      <w:r w:rsidRPr="006C7902">
        <w:t>, </w:t>
      </w:r>
      <w:r w:rsidRPr="006C7902">
        <w:rPr>
          <w:i/>
          <w:iCs/>
        </w:rPr>
        <w:t>14</w:t>
      </w:r>
      <w:r w:rsidRPr="006C7902">
        <w:t xml:space="preserve">(5), 101400. </w:t>
      </w:r>
    </w:p>
    <w:p w14:paraId="1516DC8E" w14:textId="0C03ADDA" w:rsidR="00C10161" w:rsidRDefault="00A85B94" w:rsidP="00C10161">
      <w:r w:rsidRPr="00A85B94">
        <w:lastRenderedPageBreak/>
        <w:t>Phillipson, G., Sobradelo, R., &amp; Gottsmann, J. (2013). Global volcanic unrest in the 21st century: An analysis of the first decade. </w:t>
      </w:r>
      <w:r w:rsidRPr="00A85B94">
        <w:rPr>
          <w:i/>
          <w:iCs/>
        </w:rPr>
        <w:t>Journal of Volcanology and Geothermal Research</w:t>
      </w:r>
      <w:r w:rsidRPr="00A85B94">
        <w:t>, </w:t>
      </w:r>
      <w:r w:rsidRPr="00A85B94">
        <w:rPr>
          <w:i/>
          <w:iCs/>
        </w:rPr>
        <w:t>264</w:t>
      </w:r>
      <w:r w:rsidRPr="00A85B94">
        <w:t>, 183-196.</w:t>
      </w:r>
    </w:p>
    <w:p w14:paraId="2917F347" w14:textId="77777777" w:rsidR="00C10161" w:rsidRDefault="00C10161" w:rsidP="00C10161">
      <w:r w:rsidRPr="004859DD">
        <w:t>Poland, M. P., &amp; Anderson, K. R. (2020). Partly cloudy with a chance of lava flows: Forecasting volcanic eruptions in the twenty‐first century. </w:t>
      </w:r>
      <w:r w:rsidRPr="004859DD">
        <w:rPr>
          <w:i/>
          <w:iCs/>
        </w:rPr>
        <w:t>Journal of Geophysical Research: Solid Earth</w:t>
      </w:r>
      <w:r w:rsidRPr="004859DD">
        <w:t>, </w:t>
      </w:r>
      <w:r w:rsidRPr="004859DD">
        <w:rPr>
          <w:i/>
          <w:iCs/>
        </w:rPr>
        <w:t>125</w:t>
      </w:r>
      <w:r w:rsidRPr="004859DD">
        <w:t xml:space="preserve">(1), e2018JB016974. </w:t>
      </w:r>
    </w:p>
    <w:p w14:paraId="16DCAD68" w14:textId="77777777" w:rsidR="00C10161" w:rsidRDefault="00C10161" w:rsidP="00C10161">
      <w:r w:rsidRPr="00A01FA9">
        <w:t>Scandone, R., Bartolini, S., &amp; Martí, J. (2016). A scale for ranking volcanoes by risk. </w:t>
      </w:r>
      <w:r w:rsidRPr="00A01FA9">
        <w:rPr>
          <w:i/>
          <w:iCs/>
        </w:rPr>
        <w:t>Bulletin of Volcanology</w:t>
      </w:r>
      <w:r w:rsidRPr="00A01FA9">
        <w:t>, </w:t>
      </w:r>
      <w:r w:rsidRPr="00A01FA9">
        <w:rPr>
          <w:i/>
          <w:iCs/>
        </w:rPr>
        <w:t>78</w:t>
      </w:r>
      <w:r w:rsidRPr="00A01FA9">
        <w:t>(1), 2.</w:t>
      </w:r>
    </w:p>
    <w:p w14:paraId="2117E072" w14:textId="25A57DDF" w:rsidR="00E44C78" w:rsidRDefault="00E44C78" w:rsidP="00C10161">
      <w:r w:rsidRPr="00E44C78">
        <w:t>Sheldrake, T. E., Sparks, R. S. J., Cashman, K. V., Wadge, G., &amp; Aspinall, W. P. (2016). Similarities and differences in the historical records of lava dome-building volcanoes: Implications for understanding magmatic processes and eruption forecasting. </w:t>
      </w:r>
      <w:r w:rsidRPr="00E44C78">
        <w:rPr>
          <w:i/>
          <w:iCs/>
        </w:rPr>
        <w:t>Earth-Science Reviews</w:t>
      </w:r>
      <w:r w:rsidRPr="00E44C78">
        <w:t>, </w:t>
      </w:r>
      <w:r w:rsidRPr="00E44C78">
        <w:rPr>
          <w:i/>
          <w:iCs/>
        </w:rPr>
        <w:t>160</w:t>
      </w:r>
      <w:r w:rsidRPr="00E44C78">
        <w:t>, 240-263.</w:t>
      </w:r>
    </w:p>
    <w:p w14:paraId="2AF5349E" w14:textId="6558F766" w:rsidR="00C10161" w:rsidRDefault="00C10161" w:rsidP="00C10161">
      <w:r w:rsidRPr="00BD12B7">
        <w:t>Slisko, J., &amp; Dykstra Jr, D. I. (1997). The role of scientific terminology in research and teaching: Is something important missing?. </w:t>
      </w:r>
      <w:r w:rsidRPr="00BD12B7">
        <w:rPr>
          <w:i/>
          <w:iCs/>
        </w:rPr>
        <w:t>Journal of Research in Science Teaching: The Official Journal of the National Association for Research in Science Teaching</w:t>
      </w:r>
      <w:r w:rsidRPr="00BD12B7">
        <w:t>, </w:t>
      </w:r>
      <w:r w:rsidRPr="00BD12B7">
        <w:rPr>
          <w:i/>
          <w:iCs/>
        </w:rPr>
        <w:t>34</w:t>
      </w:r>
      <w:r w:rsidRPr="00BD12B7">
        <w:t>(6), 655-660.</w:t>
      </w:r>
    </w:p>
    <w:p w14:paraId="1BF04FF7" w14:textId="77777777" w:rsidR="00C10161" w:rsidRDefault="00C10161" w:rsidP="00C10161">
      <w:r w:rsidRPr="00145DE9">
        <w:t>Stirling, M., Bebbington, M., Brenna, M., Cronin, S., Christophersen, A., Deligne, N., ... &amp; Wilson, T. (2017). Conceptual development of a national volcanic hazard model for New Zealand. </w:t>
      </w:r>
      <w:r w:rsidRPr="00145DE9">
        <w:rPr>
          <w:i/>
          <w:iCs/>
        </w:rPr>
        <w:t>Frontiers in Earth Science</w:t>
      </w:r>
      <w:r w:rsidRPr="00145DE9">
        <w:t>, </w:t>
      </w:r>
      <w:r w:rsidRPr="00145DE9">
        <w:rPr>
          <w:i/>
          <w:iCs/>
        </w:rPr>
        <w:t>5</w:t>
      </w:r>
      <w:r w:rsidRPr="00145DE9">
        <w:t>, 51.</w:t>
      </w:r>
    </w:p>
    <w:p w14:paraId="6D3883E7" w14:textId="77777777" w:rsidR="00C10161" w:rsidRDefault="00C10161" w:rsidP="00C10161">
      <w:r w:rsidRPr="001D1845">
        <w:t>Strobl, P. A., Woolliams, E. R., &amp; Molch, K. (2024). Lost in translation: The need for common vocabularies and an interoperable thesaurus in Earth Observation Sciences. </w:t>
      </w:r>
      <w:r w:rsidRPr="001D1845">
        <w:rPr>
          <w:i/>
          <w:iCs/>
        </w:rPr>
        <w:t>Surveys in Geophysics</w:t>
      </w:r>
      <w:r w:rsidRPr="001D1845">
        <w:t>, 1-29.</w:t>
      </w:r>
    </w:p>
    <w:p w14:paraId="2C293892" w14:textId="77777777" w:rsidR="00C10161" w:rsidRDefault="00C10161" w:rsidP="00C10161">
      <w:r w:rsidRPr="00DB65BC">
        <w:t>Thompson, M. A., Lindsay, J. M., &amp; Gaillard, J. C. (2015). The influence of probabilistic volcanic hazard map properties on hazard communication. </w:t>
      </w:r>
      <w:r w:rsidRPr="00DB65BC">
        <w:rPr>
          <w:i/>
          <w:iCs/>
        </w:rPr>
        <w:t>Journal of Applied Volcanology</w:t>
      </w:r>
      <w:r w:rsidRPr="00DB65BC">
        <w:t>, </w:t>
      </w:r>
      <w:r w:rsidRPr="00DB65BC">
        <w:rPr>
          <w:i/>
          <w:iCs/>
        </w:rPr>
        <w:t>4</w:t>
      </w:r>
      <w:r w:rsidRPr="00DB65BC">
        <w:t>(1), 6.</w:t>
      </w:r>
    </w:p>
    <w:p w14:paraId="446BF20F" w14:textId="67CB5784" w:rsidR="00C10161" w:rsidRDefault="00C10161" w:rsidP="00C10161">
      <w:r w:rsidRPr="001E2392">
        <w:t>UN International Strategy for Disaster Reduction (UNISDR) Terminology on Disaster Risk Reduction (2009), United Nations United Nation Disaster Risk Reduction (UNDRR) (2016) https:// www. undrr. org/ terminology/ mitigation</w:t>
      </w:r>
    </w:p>
    <w:p w14:paraId="28DCCE16" w14:textId="2AECEA93" w:rsidR="0044206F" w:rsidRDefault="0044206F" w:rsidP="00C10161">
      <w:r w:rsidRPr="0044206F">
        <w:t>Walker GPL (1974) Volcanic hazards and the prediction of volcanic eruptions. In: Funnell BM (ed) Prediction of geological hazards, Geological Society of London, Miscellaneous Paper 3, pp 23-41</w:t>
      </w:r>
    </w:p>
    <w:p w14:paraId="7C320C0D" w14:textId="77777777" w:rsidR="00C10161" w:rsidRDefault="00C10161" w:rsidP="00C10161">
      <w:r w:rsidRPr="00071109">
        <w:t>Global Volcanism Program, 2025. [Database] Volcanoes of the World (v. 5.3.3; 26 Nov 2025). Distributed by Smithsonian Institution, compiled by Venzke, E. </w:t>
      </w:r>
      <w:hyperlink r:id="rId26" w:history="1">
        <w:r w:rsidRPr="00071109">
          <w:rPr>
            <w:rStyle w:val="Hyperlink"/>
          </w:rPr>
          <w:t>https://doi.org/10.5479/si.GVP.VOTW5-2025.5.3</w:t>
        </w:r>
      </w:hyperlink>
    </w:p>
    <w:p w14:paraId="2705506D" w14:textId="77777777" w:rsidR="00C10161" w:rsidRDefault="00C10161" w:rsidP="00C10161"/>
    <w:p w14:paraId="24FAB666" w14:textId="77777777" w:rsidR="00540DA1" w:rsidRDefault="00540DA1" w:rsidP="001B0360"/>
    <w:p w14:paraId="0752206D" w14:textId="77777777" w:rsidR="00540DA1" w:rsidRDefault="00540DA1" w:rsidP="001B0360"/>
    <w:p w14:paraId="05BF478F" w14:textId="77777777" w:rsidR="00540DA1" w:rsidRDefault="00540DA1" w:rsidP="001B0360"/>
    <w:p w14:paraId="3CE5CD8B" w14:textId="77777777" w:rsidR="00540DA1" w:rsidRDefault="00540DA1" w:rsidP="001B0360"/>
    <w:p w14:paraId="619AA3CB" w14:textId="77777777" w:rsidR="00540DA1" w:rsidRDefault="00540DA1" w:rsidP="001B0360"/>
    <w:p w14:paraId="5110CA32" w14:textId="77777777" w:rsidR="00540DA1" w:rsidRDefault="00540DA1" w:rsidP="001B0360"/>
    <w:p w14:paraId="2C0EEC59" w14:textId="77777777" w:rsidR="004A3ABC" w:rsidDel="00EC1986" w:rsidRDefault="004A3ABC" w:rsidP="001B0360">
      <w:pPr>
        <w:rPr>
          <w:del w:id="89" w:author="Danielle Charlton" w:date="2026-06-09T11:24:00Z" w16du:dateUtc="2026-06-08T23:24:00Z"/>
        </w:rPr>
      </w:pPr>
    </w:p>
    <w:p w14:paraId="670B4D6C" w14:textId="77777777" w:rsidR="00C10161" w:rsidRDefault="00C10161"/>
    <w:sectPr w:rsidR="00C10161" w:rsidSect="00D61020">
      <w:headerReference w:type="default" r:id="rId27"/>
      <w:footerReference w:type="even" r:id="rId28"/>
      <w:footerReference w:type="default" r:id="rId29"/>
      <w:footerReference w:type="first" r:id="rId30"/>
      <w:pgSz w:w="11906" w:h="16838"/>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6" w:author="Danielle Charlton" w:date="2026-06-09T11:00:00Z" w:initials="DC">
    <w:p w14:paraId="033D53AD" w14:textId="77777777" w:rsidR="00BA7831" w:rsidRDefault="00BA7831" w:rsidP="00BA7831">
      <w:pPr>
        <w:pStyle w:val="CommentText"/>
      </w:pPr>
      <w:r>
        <w:rPr>
          <w:rStyle w:val="CommentReference"/>
        </w:rPr>
        <w:annotationRef/>
      </w:r>
      <w:r>
        <w:t>Differences? Not sure if keyword def here describes it enough</w:t>
      </w:r>
    </w:p>
  </w:comment>
  <w:comment w:id="48" w:author="Danielle Charlton" w:date="2026-06-09T11:01:00Z" w:initials="DC">
    <w:p w14:paraId="227A7F87" w14:textId="77777777" w:rsidR="005F38FE" w:rsidRDefault="005F38FE" w:rsidP="005F38FE">
      <w:pPr>
        <w:pStyle w:val="CommentText"/>
      </w:pPr>
      <w:r>
        <w:rPr>
          <w:rStyle w:val="CommentReference"/>
        </w:rPr>
        <w:annotationRef/>
      </w:r>
      <w:r>
        <w:t>Incomplete sentence</w:t>
      </w:r>
    </w:p>
  </w:comment>
  <w:comment w:id="58" w:author="Danielle Charlton" w:date="2026-06-09T11:07:00Z" w:initials="DC">
    <w:p w14:paraId="1D5452E3" w14:textId="77777777" w:rsidR="002F1FA7" w:rsidRDefault="002F1FA7" w:rsidP="002F1FA7">
      <w:pPr>
        <w:pStyle w:val="CommentText"/>
      </w:pPr>
      <w:r>
        <w:rPr>
          <w:rStyle w:val="CommentReference"/>
        </w:rPr>
        <w:annotationRef/>
      </w:r>
      <w:r>
        <w:t>How long was the survey open?</w:t>
      </w:r>
    </w:p>
  </w:comment>
  <w:comment w:id="66" w:author="Danielle Charlton" w:date="2026-06-09T11:16:00Z" w:initials="DC">
    <w:p w14:paraId="12847B77" w14:textId="77777777" w:rsidR="00EA566A" w:rsidRDefault="00EA566A" w:rsidP="00EA566A">
      <w:pPr>
        <w:pStyle w:val="CommentText"/>
      </w:pPr>
      <w:r>
        <w:rPr>
          <w:rStyle w:val="CommentReference"/>
        </w:rPr>
        <w:annotationRef/>
      </w:r>
      <w:r>
        <w:t>Bolding begins here. Do we need?</w:t>
      </w:r>
    </w:p>
  </w:comment>
  <w:comment w:id="84" w:author="Danielle Charlton" w:date="2026-06-09T11:22:00Z" w:initials="DC">
    <w:p w14:paraId="0C75BE39" w14:textId="77777777" w:rsidR="00061B7E" w:rsidRDefault="00061B7E" w:rsidP="00061B7E">
      <w:pPr>
        <w:pStyle w:val="CommentText"/>
      </w:pPr>
      <w:r>
        <w:rPr>
          <w:rStyle w:val="CommentReference"/>
        </w:rPr>
        <w:annotationRef/>
      </w:r>
      <w:r>
        <w:t>Can we round up to 100?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3D53AD" w15:done="0"/>
  <w15:commentEx w15:paraId="227A7F87" w15:done="0"/>
  <w15:commentEx w15:paraId="1D5452E3" w15:done="0"/>
  <w15:commentEx w15:paraId="12847B77" w15:done="0"/>
  <w15:commentEx w15:paraId="0C75BE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43D73E" w16cex:dateUtc="2026-06-08T23:00:00Z"/>
  <w16cex:commentExtensible w16cex:durableId="274B5951" w16cex:dateUtc="2026-06-08T23:01:00Z"/>
  <w16cex:commentExtensible w16cex:durableId="5B1D7520" w16cex:dateUtc="2026-06-08T23:07:00Z"/>
  <w16cex:commentExtensible w16cex:durableId="150E943F" w16cex:dateUtc="2026-06-08T23:16:00Z"/>
  <w16cex:commentExtensible w16cex:durableId="6E869873" w16cex:dateUtc="2026-06-08T23: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3D53AD" w16cid:durableId="5A43D73E"/>
  <w16cid:commentId w16cid:paraId="227A7F87" w16cid:durableId="274B5951"/>
  <w16cid:commentId w16cid:paraId="1D5452E3" w16cid:durableId="5B1D7520"/>
  <w16cid:commentId w16cid:paraId="12847B77" w16cid:durableId="150E943F"/>
  <w16cid:commentId w16cid:paraId="0C75BE39" w16cid:durableId="6E8698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31C00" w14:textId="77777777" w:rsidR="004E68D0" w:rsidRDefault="004E68D0" w:rsidP="0094323C">
      <w:pPr>
        <w:spacing w:after="0" w:line="240" w:lineRule="auto"/>
      </w:pPr>
      <w:r>
        <w:separator/>
      </w:r>
    </w:p>
  </w:endnote>
  <w:endnote w:type="continuationSeparator" w:id="0">
    <w:p w14:paraId="72C0C607" w14:textId="77777777" w:rsidR="004E68D0" w:rsidRDefault="004E68D0" w:rsidP="00943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2CEA" w14:textId="4085FED5" w:rsidR="0094323C" w:rsidRDefault="0094323C">
    <w:pPr>
      <w:pStyle w:val="Footer"/>
    </w:pPr>
    <w:r>
      <w:rPr>
        <w:noProof/>
      </w:rPr>
      <mc:AlternateContent>
        <mc:Choice Requires="wps">
          <w:drawing>
            <wp:anchor distT="0" distB="0" distL="0" distR="0" simplePos="0" relativeHeight="251658241" behindDoc="0" locked="0" layoutInCell="1" allowOverlap="1" wp14:anchorId="6F8E10E9" wp14:editId="7B2F73E9">
              <wp:simplePos x="635" y="635"/>
              <wp:positionH relativeFrom="page">
                <wp:align>center</wp:align>
              </wp:positionH>
              <wp:positionV relativeFrom="page">
                <wp:align>bottom</wp:align>
              </wp:positionV>
              <wp:extent cx="1016635" cy="307340"/>
              <wp:effectExtent l="0" t="0" r="12065" b="0"/>
              <wp:wrapNone/>
              <wp:docPr id="1528559015" name="Text Box 2" descr="Classification: In-Confiden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16635" cy="307340"/>
                      </a:xfrm>
                      <a:prstGeom prst="rect">
                        <a:avLst/>
                      </a:prstGeom>
                      <a:noFill/>
                      <a:ln>
                        <a:noFill/>
                      </a:ln>
                    </wps:spPr>
                    <wps:txbx>
                      <w:txbxContent>
                        <w:p w14:paraId="568CC2D8" w14:textId="711BC364" w:rsidR="0094323C" w:rsidRPr="0094323C" w:rsidRDefault="0094323C" w:rsidP="0094323C">
                          <w:pPr>
                            <w:spacing w:after="0"/>
                            <w:rPr>
                              <w:rFonts w:ascii="Calibri" w:eastAsia="Calibri" w:hAnsi="Calibri" w:cs="Calibri"/>
                              <w:noProof/>
                              <w:color w:val="000000"/>
                              <w:sz w:val="14"/>
                              <w:szCs w:val="14"/>
                            </w:rPr>
                          </w:pPr>
                          <w:r w:rsidRPr="0094323C">
                            <w:rPr>
                              <w:rFonts w:ascii="Calibri" w:eastAsia="Calibri" w:hAnsi="Calibri" w:cs="Calibri"/>
                              <w:noProof/>
                              <w:color w:val="000000"/>
                              <w:sz w:val="14"/>
                              <w:szCs w:val="14"/>
                            </w:rPr>
                            <w:t>Classification: In-Confidence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F8E10E9" id="_x0000_t202" coordsize="21600,21600" o:spt="202" path="m,l,21600r21600,l21600,xe">
              <v:stroke joinstyle="miter"/>
              <v:path gradientshapeok="t" o:connecttype="rect"/>
            </v:shapetype>
            <v:shape id="Text Box 2" o:spid="_x0000_s1026" type="#_x0000_t202" alt="Classification: In-Confidence" style="position:absolute;margin-left:0;margin-top:0;width:80.05pt;height:24.2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" filled="f" stroked="f">
              <v:textbox style="mso-fit-shape-to-text:t" inset="0,0,0,15pt">
                <w:txbxContent>
                  <w:p w14:paraId="568CC2D8" w14:textId="711BC364" w:rsidR="0094323C" w:rsidRPr="0094323C" w:rsidRDefault="0094323C" w:rsidP="0094323C">
                    <w:pPr>
                      <w:spacing w:after="0"/>
                      <w:rPr>
                        <w:rFonts w:ascii="Calibri" w:eastAsia="Calibri" w:hAnsi="Calibri" w:cs="Calibri"/>
                        <w:noProof/>
                        <w:color w:val="000000"/>
                        <w:sz w:val="14"/>
                        <w:szCs w:val="14"/>
                      </w:rPr>
                    </w:pPr>
                    <w:r w:rsidRPr="0094323C">
                      <w:rPr>
                        <w:rFonts w:ascii="Calibri" w:eastAsia="Calibri" w:hAnsi="Calibri" w:cs="Calibri"/>
                        <w:noProof/>
                        <w:color w:val="000000"/>
                        <w:sz w:val="14"/>
                        <w:szCs w:val="14"/>
                      </w:rPr>
                      <w:t>Classification: In-Confidence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6D2EB" w14:textId="2645BA79" w:rsidR="0094323C" w:rsidRDefault="0094323C">
    <w:pPr>
      <w:pStyle w:val="Footer"/>
    </w:pPr>
    <w:r>
      <w:rPr>
        <w:noProof/>
      </w:rPr>
      <mc:AlternateContent>
        <mc:Choice Requires="wps">
          <w:drawing>
            <wp:anchor distT="0" distB="0" distL="0" distR="0" simplePos="0" relativeHeight="251658242" behindDoc="0" locked="0" layoutInCell="1" allowOverlap="1" wp14:anchorId="5C0F833B" wp14:editId="507AD162">
              <wp:simplePos x="914400" y="10073640"/>
              <wp:positionH relativeFrom="page">
                <wp:align>center</wp:align>
              </wp:positionH>
              <wp:positionV relativeFrom="page">
                <wp:align>bottom</wp:align>
              </wp:positionV>
              <wp:extent cx="1016635" cy="307340"/>
              <wp:effectExtent l="0" t="0" r="12065" b="0"/>
              <wp:wrapNone/>
              <wp:docPr id="2072736209" name="Text Box 3" descr="Classification: In-Confiden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16635" cy="307340"/>
                      </a:xfrm>
                      <a:prstGeom prst="rect">
                        <a:avLst/>
                      </a:prstGeom>
                      <a:noFill/>
                      <a:ln>
                        <a:noFill/>
                      </a:ln>
                    </wps:spPr>
                    <wps:txbx>
                      <w:txbxContent>
                        <w:p w14:paraId="675E33FE" w14:textId="23FD8738" w:rsidR="0094323C" w:rsidRPr="0094323C" w:rsidRDefault="0094323C" w:rsidP="0094323C">
                          <w:pPr>
                            <w:spacing w:after="0"/>
                            <w:rPr>
                              <w:rFonts w:ascii="Calibri" w:eastAsia="Calibri" w:hAnsi="Calibri" w:cs="Calibri"/>
                              <w:noProof/>
                              <w:color w:val="000000"/>
                              <w:sz w:val="14"/>
                              <w:szCs w:val="14"/>
                            </w:rPr>
                          </w:pPr>
                          <w:r w:rsidRPr="0094323C">
                            <w:rPr>
                              <w:rFonts w:ascii="Calibri" w:eastAsia="Calibri" w:hAnsi="Calibri" w:cs="Calibri"/>
                              <w:noProof/>
                              <w:color w:val="000000"/>
                              <w:sz w:val="14"/>
                              <w:szCs w:val="14"/>
                            </w:rPr>
                            <w:t>Classification: In-Confidence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C0F833B" id="_x0000_t202" coordsize="21600,21600" o:spt="202" path="m,l,21600r21600,l21600,xe">
              <v:stroke joinstyle="miter"/>
              <v:path gradientshapeok="t" o:connecttype="rect"/>
            </v:shapetype>
            <v:shape id="Text Box 3" o:spid="_x0000_s1027" type="#_x0000_t202" alt="Classification: In-Confidence" style="position:absolute;margin-left:0;margin-top:0;width:80.05pt;height:24.2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" filled="f" stroked="f">
              <v:textbox style="mso-fit-shape-to-text:t" inset="0,0,0,15pt">
                <w:txbxContent>
                  <w:p w14:paraId="675E33FE" w14:textId="23FD8738" w:rsidR="0094323C" w:rsidRPr="0094323C" w:rsidRDefault="0094323C" w:rsidP="0094323C">
                    <w:pPr>
                      <w:spacing w:after="0"/>
                      <w:rPr>
                        <w:rFonts w:ascii="Calibri" w:eastAsia="Calibri" w:hAnsi="Calibri" w:cs="Calibri"/>
                        <w:noProof/>
                        <w:color w:val="000000"/>
                        <w:sz w:val="14"/>
                        <w:szCs w:val="14"/>
                      </w:rPr>
                    </w:pPr>
                    <w:r w:rsidRPr="0094323C">
                      <w:rPr>
                        <w:rFonts w:ascii="Calibri" w:eastAsia="Calibri" w:hAnsi="Calibri" w:cs="Calibri"/>
                        <w:noProof/>
                        <w:color w:val="000000"/>
                        <w:sz w:val="14"/>
                        <w:szCs w:val="14"/>
                      </w:rPr>
                      <w:t>Classification: In-Confidence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5AA20" w14:textId="280B7F0B" w:rsidR="0094323C" w:rsidRDefault="0094323C">
    <w:pPr>
      <w:pStyle w:val="Footer"/>
    </w:pPr>
    <w:r>
      <w:rPr>
        <w:noProof/>
      </w:rPr>
      <mc:AlternateContent>
        <mc:Choice Requires="wps">
          <w:drawing>
            <wp:anchor distT="0" distB="0" distL="0" distR="0" simplePos="0" relativeHeight="251658240" behindDoc="0" locked="0" layoutInCell="1" allowOverlap="1" wp14:anchorId="5C15932C" wp14:editId="59DC4391">
              <wp:simplePos x="635" y="635"/>
              <wp:positionH relativeFrom="page">
                <wp:align>center</wp:align>
              </wp:positionH>
              <wp:positionV relativeFrom="page">
                <wp:align>bottom</wp:align>
              </wp:positionV>
              <wp:extent cx="1016635" cy="307340"/>
              <wp:effectExtent l="0" t="0" r="12065" b="0"/>
              <wp:wrapNone/>
              <wp:docPr id="17379477" name="Text Box 1" descr="Classification: In-Confiden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16635" cy="307340"/>
                      </a:xfrm>
                      <a:prstGeom prst="rect">
                        <a:avLst/>
                      </a:prstGeom>
                      <a:noFill/>
                      <a:ln>
                        <a:noFill/>
                      </a:ln>
                    </wps:spPr>
                    <wps:txbx>
                      <w:txbxContent>
                        <w:p w14:paraId="16E51F68" w14:textId="6EF28549" w:rsidR="0094323C" w:rsidRPr="0094323C" w:rsidRDefault="0094323C" w:rsidP="0094323C">
                          <w:pPr>
                            <w:spacing w:after="0"/>
                            <w:rPr>
                              <w:rFonts w:ascii="Calibri" w:eastAsia="Calibri" w:hAnsi="Calibri" w:cs="Calibri"/>
                              <w:noProof/>
                              <w:color w:val="000000"/>
                              <w:sz w:val="14"/>
                              <w:szCs w:val="14"/>
                            </w:rPr>
                          </w:pPr>
                          <w:r w:rsidRPr="0094323C">
                            <w:rPr>
                              <w:rFonts w:ascii="Calibri" w:eastAsia="Calibri" w:hAnsi="Calibri" w:cs="Calibri"/>
                              <w:noProof/>
                              <w:color w:val="000000"/>
                              <w:sz w:val="14"/>
                              <w:szCs w:val="14"/>
                            </w:rPr>
                            <w:t>Classification: In-Confidence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C15932C" id="_x0000_t202" coordsize="21600,21600" o:spt="202" path="m,l,21600r21600,l21600,xe">
              <v:stroke joinstyle="miter"/>
              <v:path gradientshapeok="t" o:connecttype="rect"/>
            </v:shapetype>
            <v:shape id="Text Box 1" o:spid="_x0000_s1028" type="#_x0000_t202" alt="Classification: In-Confidence" style="position:absolute;margin-left:0;margin-top:0;width:80.05pt;height:24.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" filled="f" stroked="f">
              <v:textbox style="mso-fit-shape-to-text:t" inset="0,0,0,15pt">
                <w:txbxContent>
                  <w:p w14:paraId="16E51F68" w14:textId="6EF28549" w:rsidR="0094323C" w:rsidRPr="0094323C" w:rsidRDefault="0094323C" w:rsidP="0094323C">
                    <w:pPr>
                      <w:spacing w:after="0"/>
                      <w:rPr>
                        <w:rFonts w:ascii="Calibri" w:eastAsia="Calibri" w:hAnsi="Calibri" w:cs="Calibri"/>
                        <w:noProof/>
                        <w:color w:val="000000"/>
                        <w:sz w:val="14"/>
                        <w:szCs w:val="14"/>
                      </w:rPr>
                    </w:pPr>
                    <w:r w:rsidRPr="0094323C">
                      <w:rPr>
                        <w:rFonts w:ascii="Calibri" w:eastAsia="Calibri" w:hAnsi="Calibri" w:cs="Calibri"/>
                        <w:noProof/>
                        <w:color w:val="000000"/>
                        <w:sz w:val="14"/>
                        <w:szCs w:val="14"/>
                      </w:rPr>
                      <w:t>Classification: In-Confidence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34B48" w14:textId="77777777" w:rsidR="004E68D0" w:rsidRDefault="004E68D0" w:rsidP="0094323C">
      <w:pPr>
        <w:spacing w:after="0" w:line="240" w:lineRule="auto"/>
      </w:pPr>
      <w:r>
        <w:separator/>
      </w:r>
    </w:p>
  </w:footnote>
  <w:footnote w:type="continuationSeparator" w:id="0">
    <w:p w14:paraId="3534B988" w14:textId="77777777" w:rsidR="004E68D0" w:rsidRDefault="004E68D0" w:rsidP="009432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6836D" w14:textId="77777777" w:rsidR="00AE2EEA" w:rsidRDefault="00AE2E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47233"/>
    <w:multiLevelType w:val="hybridMultilevel"/>
    <w:tmpl w:val="D42AD924"/>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64D74852"/>
    <w:multiLevelType w:val="hybridMultilevel"/>
    <w:tmpl w:val="684A56E4"/>
    <w:lvl w:ilvl="0" w:tplc="C860C228">
      <w:start w:val="1"/>
      <w:numFmt w:val="bullet"/>
      <w:lvlText w:val="•"/>
      <w:lvlJc w:val="left"/>
      <w:pPr>
        <w:tabs>
          <w:tab w:val="num" w:pos="720"/>
        </w:tabs>
        <w:ind w:left="720" w:hanging="360"/>
      </w:pPr>
      <w:rPr>
        <w:rFonts w:ascii="Arial" w:hAnsi="Arial" w:hint="default"/>
      </w:rPr>
    </w:lvl>
    <w:lvl w:ilvl="1" w:tplc="1C14B350" w:tentative="1">
      <w:start w:val="1"/>
      <w:numFmt w:val="bullet"/>
      <w:lvlText w:val="•"/>
      <w:lvlJc w:val="left"/>
      <w:pPr>
        <w:tabs>
          <w:tab w:val="num" w:pos="1440"/>
        </w:tabs>
        <w:ind w:left="1440" w:hanging="360"/>
      </w:pPr>
      <w:rPr>
        <w:rFonts w:ascii="Arial" w:hAnsi="Arial" w:hint="default"/>
      </w:rPr>
    </w:lvl>
    <w:lvl w:ilvl="2" w:tplc="9462D924" w:tentative="1">
      <w:start w:val="1"/>
      <w:numFmt w:val="bullet"/>
      <w:lvlText w:val="•"/>
      <w:lvlJc w:val="left"/>
      <w:pPr>
        <w:tabs>
          <w:tab w:val="num" w:pos="2160"/>
        </w:tabs>
        <w:ind w:left="2160" w:hanging="360"/>
      </w:pPr>
      <w:rPr>
        <w:rFonts w:ascii="Arial" w:hAnsi="Arial" w:hint="default"/>
      </w:rPr>
    </w:lvl>
    <w:lvl w:ilvl="3" w:tplc="D9CAD63C" w:tentative="1">
      <w:start w:val="1"/>
      <w:numFmt w:val="bullet"/>
      <w:lvlText w:val="•"/>
      <w:lvlJc w:val="left"/>
      <w:pPr>
        <w:tabs>
          <w:tab w:val="num" w:pos="2880"/>
        </w:tabs>
        <w:ind w:left="2880" w:hanging="360"/>
      </w:pPr>
      <w:rPr>
        <w:rFonts w:ascii="Arial" w:hAnsi="Arial" w:hint="default"/>
      </w:rPr>
    </w:lvl>
    <w:lvl w:ilvl="4" w:tplc="3CA60076" w:tentative="1">
      <w:start w:val="1"/>
      <w:numFmt w:val="bullet"/>
      <w:lvlText w:val="•"/>
      <w:lvlJc w:val="left"/>
      <w:pPr>
        <w:tabs>
          <w:tab w:val="num" w:pos="3600"/>
        </w:tabs>
        <w:ind w:left="3600" w:hanging="360"/>
      </w:pPr>
      <w:rPr>
        <w:rFonts w:ascii="Arial" w:hAnsi="Arial" w:hint="default"/>
      </w:rPr>
    </w:lvl>
    <w:lvl w:ilvl="5" w:tplc="1410EB60" w:tentative="1">
      <w:start w:val="1"/>
      <w:numFmt w:val="bullet"/>
      <w:lvlText w:val="•"/>
      <w:lvlJc w:val="left"/>
      <w:pPr>
        <w:tabs>
          <w:tab w:val="num" w:pos="4320"/>
        </w:tabs>
        <w:ind w:left="4320" w:hanging="360"/>
      </w:pPr>
      <w:rPr>
        <w:rFonts w:ascii="Arial" w:hAnsi="Arial" w:hint="default"/>
      </w:rPr>
    </w:lvl>
    <w:lvl w:ilvl="6" w:tplc="5284090C" w:tentative="1">
      <w:start w:val="1"/>
      <w:numFmt w:val="bullet"/>
      <w:lvlText w:val="•"/>
      <w:lvlJc w:val="left"/>
      <w:pPr>
        <w:tabs>
          <w:tab w:val="num" w:pos="5040"/>
        </w:tabs>
        <w:ind w:left="5040" w:hanging="360"/>
      </w:pPr>
      <w:rPr>
        <w:rFonts w:ascii="Arial" w:hAnsi="Arial" w:hint="default"/>
      </w:rPr>
    </w:lvl>
    <w:lvl w:ilvl="7" w:tplc="4FAE5274" w:tentative="1">
      <w:start w:val="1"/>
      <w:numFmt w:val="bullet"/>
      <w:lvlText w:val="•"/>
      <w:lvlJc w:val="left"/>
      <w:pPr>
        <w:tabs>
          <w:tab w:val="num" w:pos="5760"/>
        </w:tabs>
        <w:ind w:left="5760" w:hanging="360"/>
      </w:pPr>
      <w:rPr>
        <w:rFonts w:ascii="Arial" w:hAnsi="Arial" w:hint="default"/>
      </w:rPr>
    </w:lvl>
    <w:lvl w:ilvl="8" w:tplc="9FD6767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78582791"/>
    <w:multiLevelType w:val="hybridMultilevel"/>
    <w:tmpl w:val="A25662B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78EC46B6"/>
    <w:multiLevelType w:val="hybridMultilevel"/>
    <w:tmpl w:val="3CC00C8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176508693">
    <w:abstractNumId w:val="1"/>
  </w:num>
  <w:num w:numId="2" w16cid:durableId="1142389211">
    <w:abstractNumId w:val="3"/>
  </w:num>
  <w:num w:numId="3" w16cid:durableId="923949554">
    <w:abstractNumId w:val="2"/>
  </w:num>
  <w:num w:numId="4" w16cid:durableId="113818345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le Charlton">
    <w15:presenceInfo w15:providerId="AD" w15:userId="S::danielle.charlton@earthsciences.nz::f6aa97ef-d5ca-4dce-8b8f-b86a32be62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43F"/>
    <w:rsid w:val="00000A64"/>
    <w:rsid w:val="00001617"/>
    <w:rsid w:val="00001B28"/>
    <w:rsid w:val="00004112"/>
    <w:rsid w:val="00004E58"/>
    <w:rsid w:val="00005D69"/>
    <w:rsid w:val="00006395"/>
    <w:rsid w:val="00006C46"/>
    <w:rsid w:val="00006EFD"/>
    <w:rsid w:val="000076C0"/>
    <w:rsid w:val="00007AAC"/>
    <w:rsid w:val="00007CFF"/>
    <w:rsid w:val="00010DFA"/>
    <w:rsid w:val="00011270"/>
    <w:rsid w:val="00011D87"/>
    <w:rsid w:val="00012208"/>
    <w:rsid w:val="000139E8"/>
    <w:rsid w:val="00014948"/>
    <w:rsid w:val="00014E1A"/>
    <w:rsid w:val="0001753D"/>
    <w:rsid w:val="00017BF0"/>
    <w:rsid w:val="00020204"/>
    <w:rsid w:val="000202D7"/>
    <w:rsid w:val="0002248A"/>
    <w:rsid w:val="00022A7C"/>
    <w:rsid w:val="00023985"/>
    <w:rsid w:val="00023D50"/>
    <w:rsid w:val="000252F3"/>
    <w:rsid w:val="000269EC"/>
    <w:rsid w:val="0003050E"/>
    <w:rsid w:val="000306E1"/>
    <w:rsid w:val="00030FC8"/>
    <w:rsid w:val="00032584"/>
    <w:rsid w:val="00034062"/>
    <w:rsid w:val="0003641C"/>
    <w:rsid w:val="00040377"/>
    <w:rsid w:val="000415B5"/>
    <w:rsid w:val="00042818"/>
    <w:rsid w:val="0004462D"/>
    <w:rsid w:val="00044C20"/>
    <w:rsid w:val="00044FAD"/>
    <w:rsid w:val="000450AE"/>
    <w:rsid w:val="000454A7"/>
    <w:rsid w:val="0004602C"/>
    <w:rsid w:val="000467EE"/>
    <w:rsid w:val="00046B04"/>
    <w:rsid w:val="000510BF"/>
    <w:rsid w:val="00051318"/>
    <w:rsid w:val="00051987"/>
    <w:rsid w:val="00052376"/>
    <w:rsid w:val="0005305C"/>
    <w:rsid w:val="00054B3F"/>
    <w:rsid w:val="000551C6"/>
    <w:rsid w:val="00055633"/>
    <w:rsid w:val="00055E7F"/>
    <w:rsid w:val="00056429"/>
    <w:rsid w:val="000616EF"/>
    <w:rsid w:val="0006183A"/>
    <w:rsid w:val="00061B7E"/>
    <w:rsid w:val="000622D7"/>
    <w:rsid w:val="00062CA7"/>
    <w:rsid w:val="00063753"/>
    <w:rsid w:val="0006470D"/>
    <w:rsid w:val="00064E9D"/>
    <w:rsid w:val="00066631"/>
    <w:rsid w:val="00071109"/>
    <w:rsid w:val="0007255F"/>
    <w:rsid w:val="00072B8A"/>
    <w:rsid w:val="00073340"/>
    <w:rsid w:val="00073480"/>
    <w:rsid w:val="000734D7"/>
    <w:rsid w:val="00074210"/>
    <w:rsid w:val="000754AD"/>
    <w:rsid w:val="0007556B"/>
    <w:rsid w:val="00080240"/>
    <w:rsid w:val="000803C9"/>
    <w:rsid w:val="0008102A"/>
    <w:rsid w:val="00081112"/>
    <w:rsid w:val="00081DF5"/>
    <w:rsid w:val="00083B44"/>
    <w:rsid w:val="000847CB"/>
    <w:rsid w:val="00092EAF"/>
    <w:rsid w:val="0009563D"/>
    <w:rsid w:val="00095F5B"/>
    <w:rsid w:val="000968A8"/>
    <w:rsid w:val="00097785"/>
    <w:rsid w:val="000A079A"/>
    <w:rsid w:val="000A1537"/>
    <w:rsid w:val="000A192C"/>
    <w:rsid w:val="000A2572"/>
    <w:rsid w:val="000A261D"/>
    <w:rsid w:val="000A2EA1"/>
    <w:rsid w:val="000A4387"/>
    <w:rsid w:val="000A573D"/>
    <w:rsid w:val="000A574D"/>
    <w:rsid w:val="000A5CFC"/>
    <w:rsid w:val="000A71C3"/>
    <w:rsid w:val="000A738F"/>
    <w:rsid w:val="000A7BE7"/>
    <w:rsid w:val="000A7EC8"/>
    <w:rsid w:val="000B1844"/>
    <w:rsid w:val="000B3A9D"/>
    <w:rsid w:val="000B430B"/>
    <w:rsid w:val="000B5606"/>
    <w:rsid w:val="000B6A07"/>
    <w:rsid w:val="000B7355"/>
    <w:rsid w:val="000C0DCF"/>
    <w:rsid w:val="000C1705"/>
    <w:rsid w:val="000C3BAA"/>
    <w:rsid w:val="000C3EA6"/>
    <w:rsid w:val="000C3FA3"/>
    <w:rsid w:val="000C6013"/>
    <w:rsid w:val="000C6090"/>
    <w:rsid w:val="000C6205"/>
    <w:rsid w:val="000C6C68"/>
    <w:rsid w:val="000D0062"/>
    <w:rsid w:val="000D060C"/>
    <w:rsid w:val="000D0F8A"/>
    <w:rsid w:val="000D1B77"/>
    <w:rsid w:val="000D2221"/>
    <w:rsid w:val="000D2408"/>
    <w:rsid w:val="000D242C"/>
    <w:rsid w:val="000D251E"/>
    <w:rsid w:val="000D2852"/>
    <w:rsid w:val="000D2A2C"/>
    <w:rsid w:val="000D31A5"/>
    <w:rsid w:val="000D34DB"/>
    <w:rsid w:val="000D4A96"/>
    <w:rsid w:val="000D4C31"/>
    <w:rsid w:val="000D4C66"/>
    <w:rsid w:val="000D6881"/>
    <w:rsid w:val="000E0466"/>
    <w:rsid w:val="000E0A58"/>
    <w:rsid w:val="000E1F09"/>
    <w:rsid w:val="000E4E2E"/>
    <w:rsid w:val="000F1D8A"/>
    <w:rsid w:val="000F203A"/>
    <w:rsid w:val="000F25D9"/>
    <w:rsid w:val="000F31CE"/>
    <w:rsid w:val="000F392F"/>
    <w:rsid w:val="000F466A"/>
    <w:rsid w:val="000F778C"/>
    <w:rsid w:val="00101AEF"/>
    <w:rsid w:val="00102629"/>
    <w:rsid w:val="00102AE1"/>
    <w:rsid w:val="00106142"/>
    <w:rsid w:val="00106B96"/>
    <w:rsid w:val="0010733C"/>
    <w:rsid w:val="001076F2"/>
    <w:rsid w:val="0011093C"/>
    <w:rsid w:val="00110EAE"/>
    <w:rsid w:val="001133A3"/>
    <w:rsid w:val="00116219"/>
    <w:rsid w:val="00116D6F"/>
    <w:rsid w:val="0012055A"/>
    <w:rsid w:val="00121E21"/>
    <w:rsid w:val="00123C2D"/>
    <w:rsid w:val="00124752"/>
    <w:rsid w:val="001261A0"/>
    <w:rsid w:val="0012621F"/>
    <w:rsid w:val="00126FAE"/>
    <w:rsid w:val="00130174"/>
    <w:rsid w:val="0013059E"/>
    <w:rsid w:val="00130C7F"/>
    <w:rsid w:val="00131829"/>
    <w:rsid w:val="00133EA7"/>
    <w:rsid w:val="00134A8F"/>
    <w:rsid w:val="001351B0"/>
    <w:rsid w:val="00135826"/>
    <w:rsid w:val="0013687E"/>
    <w:rsid w:val="00140545"/>
    <w:rsid w:val="00140B68"/>
    <w:rsid w:val="0014241C"/>
    <w:rsid w:val="00142AE5"/>
    <w:rsid w:val="00143604"/>
    <w:rsid w:val="00143AA0"/>
    <w:rsid w:val="00143DAF"/>
    <w:rsid w:val="00145DE9"/>
    <w:rsid w:val="00146517"/>
    <w:rsid w:val="001465F3"/>
    <w:rsid w:val="00146C6E"/>
    <w:rsid w:val="00147057"/>
    <w:rsid w:val="00151CC0"/>
    <w:rsid w:val="00152001"/>
    <w:rsid w:val="00152C5D"/>
    <w:rsid w:val="001535CC"/>
    <w:rsid w:val="00154F04"/>
    <w:rsid w:val="001579AD"/>
    <w:rsid w:val="00160C2F"/>
    <w:rsid w:val="00161EB9"/>
    <w:rsid w:val="00162C1B"/>
    <w:rsid w:val="00162D09"/>
    <w:rsid w:val="00163FCE"/>
    <w:rsid w:val="0016435E"/>
    <w:rsid w:val="00164E03"/>
    <w:rsid w:val="001657D2"/>
    <w:rsid w:val="00165869"/>
    <w:rsid w:val="0017396F"/>
    <w:rsid w:val="00174F76"/>
    <w:rsid w:val="001750A7"/>
    <w:rsid w:val="001757BC"/>
    <w:rsid w:val="001762FE"/>
    <w:rsid w:val="00176A18"/>
    <w:rsid w:val="001772B0"/>
    <w:rsid w:val="001776DE"/>
    <w:rsid w:val="00177F2E"/>
    <w:rsid w:val="00180719"/>
    <w:rsid w:val="0018120D"/>
    <w:rsid w:val="00182743"/>
    <w:rsid w:val="00182BCA"/>
    <w:rsid w:val="00183F0A"/>
    <w:rsid w:val="001849D3"/>
    <w:rsid w:val="00185284"/>
    <w:rsid w:val="00186F12"/>
    <w:rsid w:val="00187B5F"/>
    <w:rsid w:val="00190BF6"/>
    <w:rsid w:val="00191EA9"/>
    <w:rsid w:val="00191FB4"/>
    <w:rsid w:val="00192F00"/>
    <w:rsid w:val="00193326"/>
    <w:rsid w:val="00193367"/>
    <w:rsid w:val="0019563F"/>
    <w:rsid w:val="0019571A"/>
    <w:rsid w:val="001965F9"/>
    <w:rsid w:val="001A0F23"/>
    <w:rsid w:val="001A2423"/>
    <w:rsid w:val="001A2F9F"/>
    <w:rsid w:val="001A431F"/>
    <w:rsid w:val="001A645E"/>
    <w:rsid w:val="001A67B5"/>
    <w:rsid w:val="001A6BE3"/>
    <w:rsid w:val="001A7F86"/>
    <w:rsid w:val="001B0360"/>
    <w:rsid w:val="001B107E"/>
    <w:rsid w:val="001B1263"/>
    <w:rsid w:val="001B172F"/>
    <w:rsid w:val="001B2D23"/>
    <w:rsid w:val="001B4136"/>
    <w:rsid w:val="001B4595"/>
    <w:rsid w:val="001B49BA"/>
    <w:rsid w:val="001B53D0"/>
    <w:rsid w:val="001B5A37"/>
    <w:rsid w:val="001B5AF4"/>
    <w:rsid w:val="001B5B2C"/>
    <w:rsid w:val="001B6255"/>
    <w:rsid w:val="001B62F4"/>
    <w:rsid w:val="001C03E5"/>
    <w:rsid w:val="001C0A4C"/>
    <w:rsid w:val="001C1D54"/>
    <w:rsid w:val="001C25EA"/>
    <w:rsid w:val="001C33E9"/>
    <w:rsid w:val="001C4357"/>
    <w:rsid w:val="001C5C67"/>
    <w:rsid w:val="001C7683"/>
    <w:rsid w:val="001D1845"/>
    <w:rsid w:val="001D1DC2"/>
    <w:rsid w:val="001D2FEB"/>
    <w:rsid w:val="001D3975"/>
    <w:rsid w:val="001D51B0"/>
    <w:rsid w:val="001D65F5"/>
    <w:rsid w:val="001E0F4E"/>
    <w:rsid w:val="001E1860"/>
    <w:rsid w:val="001E2172"/>
    <w:rsid w:val="001E2392"/>
    <w:rsid w:val="001E2884"/>
    <w:rsid w:val="001E28F3"/>
    <w:rsid w:val="001E3000"/>
    <w:rsid w:val="001E43A0"/>
    <w:rsid w:val="001E51B7"/>
    <w:rsid w:val="001E5546"/>
    <w:rsid w:val="001E78F2"/>
    <w:rsid w:val="001F1BA6"/>
    <w:rsid w:val="001F1E59"/>
    <w:rsid w:val="001F2A38"/>
    <w:rsid w:val="001F41A2"/>
    <w:rsid w:val="001F4CA8"/>
    <w:rsid w:val="00200295"/>
    <w:rsid w:val="0020031C"/>
    <w:rsid w:val="00202AA3"/>
    <w:rsid w:val="00202FF6"/>
    <w:rsid w:val="002035AC"/>
    <w:rsid w:val="00205F8B"/>
    <w:rsid w:val="00207A89"/>
    <w:rsid w:val="00210BFD"/>
    <w:rsid w:val="00211305"/>
    <w:rsid w:val="00211D5D"/>
    <w:rsid w:val="00211EF7"/>
    <w:rsid w:val="0021407D"/>
    <w:rsid w:val="00214C8C"/>
    <w:rsid w:val="00214F76"/>
    <w:rsid w:val="00216159"/>
    <w:rsid w:val="0021661B"/>
    <w:rsid w:val="00216F1B"/>
    <w:rsid w:val="002170B8"/>
    <w:rsid w:val="00217D77"/>
    <w:rsid w:val="00221ADE"/>
    <w:rsid w:val="002221F4"/>
    <w:rsid w:val="00222AC2"/>
    <w:rsid w:val="00223DF7"/>
    <w:rsid w:val="00223E91"/>
    <w:rsid w:val="002240BB"/>
    <w:rsid w:val="00224156"/>
    <w:rsid w:val="002244B2"/>
    <w:rsid w:val="0022468B"/>
    <w:rsid w:val="002248C9"/>
    <w:rsid w:val="00225B26"/>
    <w:rsid w:val="00225B4F"/>
    <w:rsid w:val="00225EEC"/>
    <w:rsid w:val="00230AF6"/>
    <w:rsid w:val="0023147F"/>
    <w:rsid w:val="00231E79"/>
    <w:rsid w:val="002330B6"/>
    <w:rsid w:val="002370E0"/>
    <w:rsid w:val="002373D4"/>
    <w:rsid w:val="00240153"/>
    <w:rsid w:val="002407EC"/>
    <w:rsid w:val="00240D74"/>
    <w:rsid w:val="00240F8E"/>
    <w:rsid w:val="002424FF"/>
    <w:rsid w:val="00244082"/>
    <w:rsid w:val="00244705"/>
    <w:rsid w:val="0024507D"/>
    <w:rsid w:val="002453B9"/>
    <w:rsid w:val="002458A7"/>
    <w:rsid w:val="00245C6B"/>
    <w:rsid w:val="002464AC"/>
    <w:rsid w:val="00246C8E"/>
    <w:rsid w:val="00247AE8"/>
    <w:rsid w:val="00247AFC"/>
    <w:rsid w:val="00247B3B"/>
    <w:rsid w:val="00250553"/>
    <w:rsid w:val="00250A72"/>
    <w:rsid w:val="0025166C"/>
    <w:rsid w:val="0025308A"/>
    <w:rsid w:val="002543FA"/>
    <w:rsid w:val="00254979"/>
    <w:rsid w:val="00255EBB"/>
    <w:rsid w:val="002572D7"/>
    <w:rsid w:val="0026197E"/>
    <w:rsid w:val="00261D99"/>
    <w:rsid w:val="00262C37"/>
    <w:rsid w:val="00263460"/>
    <w:rsid w:val="00264019"/>
    <w:rsid w:val="0026497B"/>
    <w:rsid w:val="00264C6E"/>
    <w:rsid w:val="00265734"/>
    <w:rsid w:val="00266050"/>
    <w:rsid w:val="0027127F"/>
    <w:rsid w:val="00271FFE"/>
    <w:rsid w:val="0027269D"/>
    <w:rsid w:val="00274DB3"/>
    <w:rsid w:val="00276F86"/>
    <w:rsid w:val="00277DD9"/>
    <w:rsid w:val="002817BF"/>
    <w:rsid w:val="002842E0"/>
    <w:rsid w:val="0028499C"/>
    <w:rsid w:val="00284DB4"/>
    <w:rsid w:val="00284FAC"/>
    <w:rsid w:val="00285866"/>
    <w:rsid w:val="00285DAE"/>
    <w:rsid w:val="00287CC0"/>
    <w:rsid w:val="00287DE3"/>
    <w:rsid w:val="00290861"/>
    <w:rsid w:val="00292493"/>
    <w:rsid w:val="00293C15"/>
    <w:rsid w:val="00294F47"/>
    <w:rsid w:val="00295CB7"/>
    <w:rsid w:val="002960C6"/>
    <w:rsid w:val="002961FF"/>
    <w:rsid w:val="0029763E"/>
    <w:rsid w:val="002A135C"/>
    <w:rsid w:val="002A196C"/>
    <w:rsid w:val="002A1B48"/>
    <w:rsid w:val="002A24F7"/>
    <w:rsid w:val="002A25AB"/>
    <w:rsid w:val="002A36F6"/>
    <w:rsid w:val="002A3C0D"/>
    <w:rsid w:val="002A47D1"/>
    <w:rsid w:val="002A65CA"/>
    <w:rsid w:val="002B23EE"/>
    <w:rsid w:val="002B4439"/>
    <w:rsid w:val="002B6304"/>
    <w:rsid w:val="002B66B2"/>
    <w:rsid w:val="002C1248"/>
    <w:rsid w:val="002C20EB"/>
    <w:rsid w:val="002C2944"/>
    <w:rsid w:val="002C3B3D"/>
    <w:rsid w:val="002C40AD"/>
    <w:rsid w:val="002C4736"/>
    <w:rsid w:val="002C54C4"/>
    <w:rsid w:val="002D230D"/>
    <w:rsid w:val="002D3056"/>
    <w:rsid w:val="002D30A5"/>
    <w:rsid w:val="002D3DE0"/>
    <w:rsid w:val="002D4F55"/>
    <w:rsid w:val="002D78AB"/>
    <w:rsid w:val="002D78C7"/>
    <w:rsid w:val="002E200B"/>
    <w:rsid w:val="002E2433"/>
    <w:rsid w:val="002E2C70"/>
    <w:rsid w:val="002E4F73"/>
    <w:rsid w:val="002E693E"/>
    <w:rsid w:val="002F0440"/>
    <w:rsid w:val="002F04B9"/>
    <w:rsid w:val="002F14CA"/>
    <w:rsid w:val="002F1FA7"/>
    <w:rsid w:val="002F231C"/>
    <w:rsid w:val="002F2891"/>
    <w:rsid w:val="002F32B7"/>
    <w:rsid w:val="002F4A10"/>
    <w:rsid w:val="002F5B82"/>
    <w:rsid w:val="002F7267"/>
    <w:rsid w:val="003007AC"/>
    <w:rsid w:val="00301CB3"/>
    <w:rsid w:val="00301DC6"/>
    <w:rsid w:val="003024C1"/>
    <w:rsid w:val="00303639"/>
    <w:rsid w:val="00303B1E"/>
    <w:rsid w:val="00304B16"/>
    <w:rsid w:val="003063E5"/>
    <w:rsid w:val="003114B0"/>
    <w:rsid w:val="00311631"/>
    <w:rsid w:val="00311635"/>
    <w:rsid w:val="00313145"/>
    <w:rsid w:val="00313B90"/>
    <w:rsid w:val="00314D6A"/>
    <w:rsid w:val="00315AFC"/>
    <w:rsid w:val="003160F7"/>
    <w:rsid w:val="0031638F"/>
    <w:rsid w:val="003175D9"/>
    <w:rsid w:val="003178AC"/>
    <w:rsid w:val="003201C5"/>
    <w:rsid w:val="003208F8"/>
    <w:rsid w:val="0032092F"/>
    <w:rsid w:val="0032618C"/>
    <w:rsid w:val="00326FA6"/>
    <w:rsid w:val="00327EBB"/>
    <w:rsid w:val="00330AC3"/>
    <w:rsid w:val="00330C4C"/>
    <w:rsid w:val="00330EBE"/>
    <w:rsid w:val="003311FF"/>
    <w:rsid w:val="0033213E"/>
    <w:rsid w:val="0033245B"/>
    <w:rsid w:val="00332A5F"/>
    <w:rsid w:val="0033302A"/>
    <w:rsid w:val="00336202"/>
    <w:rsid w:val="0033670F"/>
    <w:rsid w:val="00336BEB"/>
    <w:rsid w:val="00340492"/>
    <w:rsid w:val="00340754"/>
    <w:rsid w:val="00341E84"/>
    <w:rsid w:val="00342118"/>
    <w:rsid w:val="0034346D"/>
    <w:rsid w:val="00343A5C"/>
    <w:rsid w:val="00344555"/>
    <w:rsid w:val="0034558D"/>
    <w:rsid w:val="0035030E"/>
    <w:rsid w:val="00350DD8"/>
    <w:rsid w:val="0035135B"/>
    <w:rsid w:val="00352039"/>
    <w:rsid w:val="003520D4"/>
    <w:rsid w:val="00352CE4"/>
    <w:rsid w:val="0035312E"/>
    <w:rsid w:val="00354837"/>
    <w:rsid w:val="0035501F"/>
    <w:rsid w:val="003563A2"/>
    <w:rsid w:val="00357AF4"/>
    <w:rsid w:val="00357C8C"/>
    <w:rsid w:val="0036009D"/>
    <w:rsid w:val="003611A5"/>
    <w:rsid w:val="003619CB"/>
    <w:rsid w:val="00362256"/>
    <w:rsid w:val="003632D6"/>
    <w:rsid w:val="00363E47"/>
    <w:rsid w:val="00367720"/>
    <w:rsid w:val="00370363"/>
    <w:rsid w:val="00371967"/>
    <w:rsid w:val="00371AAE"/>
    <w:rsid w:val="00372AD6"/>
    <w:rsid w:val="003750F2"/>
    <w:rsid w:val="0037566B"/>
    <w:rsid w:val="0037601E"/>
    <w:rsid w:val="00376AA5"/>
    <w:rsid w:val="00376D98"/>
    <w:rsid w:val="00377124"/>
    <w:rsid w:val="00382575"/>
    <w:rsid w:val="00384FAA"/>
    <w:rsid w:val="00386079"/>
    <w:rsid w:val="00386BDC"/>
    <w:rsid w:val="00387500"/>
    <w:rsid w:val="003913EB"/>
    <w:rsid w:val="00391DB7"/>
    <w:rsid w:val="003926D5"/>
    <w:rsid w:val="00393383"/>
    <w:rsid w:val="003933AF"/>
    <w:rsid w:val="0039376A"/>
    <w:rsid w:val="00393A07"/>
    <w:rsid w:val="00396020"/>
    <w:rsid w:val="0039634F"/>
    <w:rsid w:val="00397FB7"/>
    <w:rsid w:val="003A172D"/>
    <w:rsid w:val="003A26F8"/>
    <w:rsid w:val="003A2C6B"/>
    <w:rsid w:val="003A2E8A"/>
    <w:rsid w:val="003A49A8"/>
    <w:rsid w:val="003A67EA"/>
    <w:rsid w:val="003A7608"/>
    <w:rsid w:val="003A7900"/>
    <w:rsid w:val="003B0048"/>
    <w:rsid w:val="003B17A3"/>
    <w:rsid w:val="003B31B0"/>
    <w:rsid w:val="003B5419"/>
    <w:rsid w:val="003B62C0"/>
    <w:rsid w:val="003B6ECA"/>
    <w:rsid w:val="003B7E60"/>
    <w:rsid w:val="003B7F31"/>
    <w:rsid w:val="003B7FFB"/>
    <w:rsid w:val="003C106C"/>
    <w:rsid w:val="003C189E"/>
    <w:rsid w:val="003C1AF8"/>
    <w:rsid w:val="003C2C69"/>
    <w:rsid w:val="003C3FCC"/>
    <w:rsid w:val="003C40BF"/>
    <w:rsid w:val="003C5103"/>
    <w:rsid w:val="003C6D25"/>
    <w:rsid w:val="003C7125"/>
    <w:rsid w:val="003C7306"/>
    <w:rsid w:val="003C7FC3"/>
    <w:rsid w:val="003D1FB3"/>
    <w:rsid w:val="003D1FF4"/>
    <w:rsid w:val="003D2320"/>
    <w:rsid w:val="003D4E0C"/>
    <w:rsid w:val="003D6642"/>
    <w:rsid w:val="003D7658"/>
    <w:rsid w:val="003D7A90"/>
    <w:rsid w:val="003E0A9A"/>
    <w:rsid w:val="003E2D44"/>
    <w:rsid w:val="003E635B"/>
    <w:rsid w:val="003E7E69"/>
    <w:rsid w:val="003E7F83"/>
    <w:rsid w:val="003F0281"/>
    <w:rsid w:val="003F0862"/>
    <w:rsid w:val="003F1BE8"/>
    <w:rsid w:val="003F2505"/>
    <w:rsid w:val="003F28ED"/>
    <w:rsid w:val="003F370E"/>
    <w:rsid w:val="003F531C"/>
    <w:rsid w:val="003F5844"/>
    <w:rsid w:val="003F5EB9"/>
    <w:rsid w:val="003F71F7"/>
    <w:rsid w:val="003F7AAE"/>
    <w:rsid w:val="00400588"/>
    <w:rsid w:val="00402AA4"/>
    <w:rsid w:val="004052D7"/>
    <w:rsid w:val="00405C65"/>
    <w:rsid w:val="00406B95"/>
    <w:rsid w:val="00407061"/>
    <w:rsid w:val="0040733F"/>
    <w:rsid w:val="00410F34"/>
    <w:rsid w:val="0041155D"/>
    <w:rsid w:val="004118FB"/>
    <w:rsid w:val="00411F1C"/>
    <w:rsid w:val="00413E76"/>
    <w:rsid w:val="00415156"/>
    <w:rsid w:val="0041641E"/>
    <w:rsid w:val="00417C19"/>
    <w:rsid w:val="004203DF"/>
    <w:rsid w:val="004203E9"/>
    <w:rsid w:val="00420E0F"/>
    <w:rsid w:val="004210B6"/>
    <w:rsid w:val="004232D0"/>
    <w:rsid w:val="00424F66"/>
    <w:rsid w:val="00426FBC"/>
    <w:rsid w:val="004276F4"/>
    <w:rsid w:val="00427B90"/>
    <w:rsid w:val="004313FC"/>
    <w:rsid w:val="00432152"/>
    <w:rsid w:val="00432371"/>
    <w:rsid w:val="004351F9"/>
    <w:rsid w:val="00436702"/>
    <w:rsid w:val="004402CA"/>
    <w:rsid w:val="0044045D"/>
    <w:rsid w:val="0044157D"/>
    <w:rsid w:val="0044183A"/>
    <w:rsid w:val="0044206F"/>
    <w:rsid w:val="00442B97"/>
    <w:rsid w:val="00442F03"/>
    <w:rsid w:val="00445DD1"/>
    <w:rsid w:val="00445E64"/>
    <w:rsid w:val="00446264"/>
    <w:rsid w:val="004470A6"/>
    <w:rsid w:val="0044729D"/>
    <w:rsid w:val="004476AD"/>
    <w:rsid w:val="00450803"/>
    <w:rsid w:val="00450AE6"/>
    <w:rsid w:val="004510BF"/>
    <w:rsid w:val="00452BA9"/>
    <w:rsid w:val="0045345D"/>
    <w:rsid w:val="00455288"/>
    <w:rsid w:val="00455698"/>
    <w:rsid w:val="004564CD"/>
    <w:rsid w:val="004567B6"/>
    <w:rsid w:val="00456B1A"/>
    <w:rsid w:val="004578F5"/>
    <w:rsid w:val="00460000"/>
    <w:rsid w:val="00460ED9"/>
    <w:rsid w:val="0046149D"/>
    <w:rsid w:val="00462880"/>
    <w:rsid w:val="0046364A"/>
    <w:rsid w:val="0046381D"/>
    <w:rsid w:val="00463C90"/>
    <w:rsid w:val="00464421"/>
    <w:rsid w:val="0046717B"/>
    <w:rsid w:val="00470462"/>
    <w:rsid w:val="00471933"/>
    <w:rsid w:val="00472017"/>
    <w:rsid w:val="0047254A"/>
    <w:rsid w:val="00472554"/>
    <w:rsid w:val="004725C3"/>
    <w:rsid w:val="00473340"/>
    <w:rsid w:val="00474127"/>
    <w:rsid w:val="004760C8"/>
    <w:rsid w:val="00477EC5"/>
    <w:rsid w:val="0048115F"/>
    <w:rsid w:val="00481876"/>
    <w:rsid w:val="00482EB9"/>
    <w:rsid w:val="00482F12"/>
    <w:rsid w:val="0048334D"/>
    <w:rsid w:val="00484CD4"/>
    <w:rsid w:val="00485577"/>
    <w:rsid w:val="0048586E"/>
    <w:rsid w:val="004859DD"/>
    <w:rsid w:val="00487A07"/>
    <w:rsid w:val="004910F0"/>
    <w:rsid w:val="00491AE0"/>
    <w:rsid w:val="00492A76"/>
    <w:rsid w:val="00493B3C"/>
    <w:rsid w:val="004942DA"/>
    <w:rsid w:val="004947F0"/>
    <w:rsid w:val="004963BD"/>
    <w:rsid w:val="004964A1"/>
    <w:rsid w:val="004A1699"/>
    <w:rsid w:val="004A29A9"/>
    <w:rsid w:val="004A2DA2"/>
    <w:rsid w:val="004A37CA"/>
    <w:rsid w:val="004A3ABC"/>
    <w:rsid w:val="004A3C66"/>
    <w:rsid w:val="004A4436"/>
    <w:rsid w:val="004A508E"/>
    <w:rsid w:val="004A52C5"/>
    <w:rsid w:val="004A53C5"/>
    <w:rsid w:val="004A6939"/>
    <w:rsid w:val="004A6CD5"/>
    <w:rsid w:val="004A76DA"/>
    <w:rsid w:val="004B0572"/>
    <w:rsid w:val="004B06AA"/>
    <w:rsid w:val="004B195A"/>
    <w:rsid w:val="004B1C2F"/>
    <w:rsid w:val="004B227B"/>
    <w:rsid w:val="004B3F30"/>
    <w:rsid w:val="004B4AAA"/>
    <w:rsid w:val="004B534C"/>
    <w:rsid w:val="004B6284"/>
    <w:rsid w:val="004B6D7F"/>
    <w:rsid w:val="004B7278"/>
    <w:rsid w:val="004B7663"/>
    <w:rsid w:val="004C2CEB"/>
    <w:rsid w:val="004C3B7A"/>
    <w:rsid w:val="004C3F2B"/>
    <w:rsid w:val="004C410F"/>
    <w:rsid w:val="004C523D"/>
    <w:rsid w:val="004C60B1"/>
    <w:rsid w:val="004C6B1C"/>
    <w:rsid w:val="004D147B"/>
    <w:rsid w:val="004D1EC1"/>
    <w:rsid w:val="004D24EB"/>
    <w:rsid w:val="004D32B6"/>
    <w:rsid w:val="004D4E43"/>
    <w:rsid w:val="004D5D4B"/>
    <w:rsid w:val="004D5FA1"/>
    <w:rsid w:val="004D69B9"/>
    <w:rsid w:val="004E236B"/>
    <w:rsid w:val="004E4380"/>
    <w:rsid w:val="004E5275"/>
    <w:rsid w:val="004E6792"/>
    <w:rsid w:val="004E68D0"/>
    <w:rsid w:val="004E6EB5"/>
    <w:rsid w:val="004F0850"/>
    <w:rsid w:val="004F0D2F"/>
    <w:rsid w:val="004F1BF4"/>
    <w:rsid w:val="004F2D66"/>
    <w:rsid w:val="004F346E"/>
    <w:rsid w:val="004F4088"/>
    <w:rsid w:val="004F561D"/>
    <w:rsid w:val="004F5797"/>
    <w:rsid w:val="004F5C44"/>
    <w:rsid w:val="004F72E8"/>
    <w:rsid w:val="004F75CB"/>
    <w:rsid w:val="004F7DC5"/>
    <w:rsid w:val="005017DD"/>
    <w:rsid w:val="00502046"/>
    <w:rsid w:val="00504D36"/>
    <w:rsid w:val="00506322"/>
    <w:rsid w:val="00507757"/>
    <w:rsid w:val="00510B79"/>
    <w:rsid w:val="00510C49"/>
    <w:rsid w:val="005113C1"/>
    <w:rsid w:val="005117F0"/>
    <w:rsid w:val="00511AA6"/>
    <w:rsid w:val="00511D99"/>
    <w:rsid w:val="00514E1E"/>
    <w:rsid w:val="00515531"/>
    <w:rsid w:val="00523FF6"/>
    <w:rsid w:val="00525319"/>
    <w:rsid w:val="005272CD"/>
    <w:rsid w:val="00527939"/>
    <w:rsid w:val="00527ACB"/>
    <w:rsid w:val="00527F6F"/>
    <w:rsid w:val="00530579"/>
    <w:rsid w:val="0053324F"/>
    <w:rsid w:val="00533BD1"/>
    <w:rsid w:val="00534453"/>
    <w:rsid w:val="005345E9"/>
    <w:rsid w:val="00535C9C"/>
    <w:rsid w:val="005407C9"/>
    <w:rsid w:val="00540DA1"/>
    <w:rsid w:val="00540EB6"/>
    <w:rsid w:val="005413CB"/>
    <w:rsid w:val="00541863"/>
    <w:rsid w:val="00541C1A"/>
    <w:rsid w:val="00542558"/>
    <w:rsid w:val="005441DA"/>
    <w:rsid w:val="00544B98"/>
    <w:rsid w:val="00544DD9"/>
    <w:rsid w:val="00544E23"/>
    <w:rsid w:val="005458FB"/>
    <w:rsid w:val="00546875"/>
    <w:rsid w:val="005470AE"/>
    <w:rsid w:val="005506B7"/>
    <w:rsid w:val="00550B1A"/>
    <w:rsid w:val="005531B5"/>
    <w:rsid w:val="00554801"/>
    <w:rsid w:val="005553A9"/>
    <w:rsid w:val="005560CF"/>
    <w:rsid w:val="005566E1"/>
    <w:rsid w:val="0055679C"/>
    <w:rsid w:val="00561545"/>
    <w:rsid w:val="005625BE"/>
    <w:rsid w:val="00562DDF"/>
    <w:rsid w:val="00563A0E"/>
    <w:rsid w:val="00566312"/>
    <w:rsid w:val="0056659E"/>
    <w:rsid w:val="00572B3A"/>
    <w:rsid w:val="00575F01"/>
    <w:rsid w:val="00576080"/>
    <w:rsid w:val="00576424"/>
    <w:rsid w:val="00576BC6"/>
    <w:rsid w:val="00576BFE"/>
    <w:rsid w:val="00580805"/>
    <w:rsid w:val="00580993"/>
    <w:rsid w:val="00581ECD"/>
    <w:rsid w:val="00583885"/>
    <w:rsid w:val="00585FBB"/>
    <w:rsid w:val="00586B75"/>
    <w:rsid w:val="00586E05"/>
    <w:rsid w:val="0059246A"/>
    <w:rsid w:val="005944B2"/>
    <w:rsid w:val="00594F06"/>
    <w:rsid w:val="005965CE"/>
    <w:rsid w:val="00597DB0"/>
    <w:rsid w:val="005A0344"/>
    <w:rsid w:val="005A0AD8"/>
    <w:rsid w:val="005A24ED"/>
    <w:rsid w:val="005A39E3"/>
    <w:rsid w:val="005A6D9A"/>
    <w:rsid w:val="005B230D"/>
    <w:rsid w:val="005B389A"/>
    <w:rsid w:val="005B4975"/>
    <w:rsid w:val="005B51E2"/>
    <w:rsid w:val="005B638B"/>
    <w:rsid w:val="005B6A0C"/>
    <w:rsid w:val="005B6ABC"/>
    <w:rsid w:val="005C024B"/>
    <w:rsid w:val="005C049C"/>
    <w:rsid w:val="005C10F1"/>
    <w:rsid w:val="005C4A37"/>
    <w:rsid w:val="005C7FDF"/>
    <w:rsid w:val="005D08D7"/>
    <w:rsid w:val="005D1E2D"/>
    <w:rsid w:val="005D2BE7"/>
    <w:rsid w:val="005D3487"/>
    <w:rsid w:val="005D3C3A"/>
    <w:rsid w:val="005D46EF"/>
    <w:rsid w:val="005D5E91"/>
    <w:rsid w:val="005D6C39"/>
    <w:rsid w:val="005E0677"/>
    <w:rsid w:val="005E0DB4"/>
    <w:rsid w:val="005E0EA2"/>
    <w:rsid w:val="005E16F7"/>
    <w:rsid w:val="005E1751"/>
    <w:rsid w:val="005E4DBF"/>
    <w:rsid w:val="005E7A2E"/>
    <w:rsid w:val="005E7DBA"/>
    <w:rsid w:val="005F0E6A"/>
    <w:rsid w:val="005F38FE"/>
    <w:rsid w:val="005F454B"/>
    <w:rsid w:val="005F4963"/>
    <w:rsid w:val="005F4A85"/>
    <w:rsid w:val="005F6147"/>
    <w:rsid w:val="005F67CA"/>
    <w:rsid w:val="006001AE"/>
    <w:rsid w:val="00600AEA"/>
    <w:rsid w:val="006022BD"/>
    <w:rsid w:val="0060265F"/>
    <w:rsid w:val="00603343"/>
    <w:rsid w:val="0060688D"/>
    <w:rsid w:val="00607ACB"/>
    <w:rsid w:val="00607E20"/>
    <w:rsid w:val="006102EB"/>
    <w:rsid w:val="00611917"/>
    <w:rsid w:val="0061195F"/>
    <w:rsid w:val="00611D64"/>
    <w:rsid w:val="00612E1A"/>
    <w:rsid w:val="00613258"/>
    <w:rsid w:val="00613420"/>
    <w:rsid w:val="006153B2"/>
    <w:rsid w:val="006157FD"/>
    <w:rsid w:val="00615A52"/>
    <w:rsid w:val="00616087"/>
    <w:rsid w:val="006168DC"/>
    <w:rsid w:val="006177C8"/>
    <w:rsid w:val="006213A3"/>
    <w:rsid w:val="00621532"/>
    <w:rsid w:val="00621876"/>
    <w:rsid w:val="006232A8"/>
    <w:rsid w:val="006239E7"/>
    <w:rsid w:val="006241DE"/>
    <w:rsid w:val="006254B8"/>
    <w:rsid w:val="0062571E"/>
    <w:rsid w:val="00627494"/>
    <w:rsid w:val="0063057A"/>
    <w:rsid w:val="006316CC"/>
    <w:rsid w:val="0063220D"/>
    <w:rsid w:val="00632581"/>
    <w:rsid w:val="00632CDE"/>
    <w:rsid w:val="00632F23"/>
    <w:rsid w:val="0063545E"/>
    <w:rsid w:val="00635E03"/>
    <w:rsid w:val="00636F6F"/>
    <w:rsid w:val="006374E6"/>
    <w:rsid w:val="0064061E"/>
    <w:rsid w:val="00640DFA"/>
    <w:rsid w:val="00641668"/>
    <w:rsid w:val="006416B9"/>
    <w:rsid w:val="0064172A"/>
    <w:rsid w:val="00641794"/>
    <w:rsid w:val="00642514"/>
    <w:rsid w:val="00642D2E"/>
    <w:rsid w:val="006434DF"/>
    <w:rsid w:val="006447C9"/>
    <w:rsid w:val="00644C04"/>
    <w:rsid w:val="006465E3"/>
    <w:rsid w:val="00646C52"/>
    <w:rsid w:val="00651025"/>
    <w:rsid w:val="006512A0"/>
    <w:rsid w:val="006514DC"/>
    <w:rsid w:val="00654F2F"/>
    <w:rsid w:val="006559E8"/>
    <w:rsid w:val="00655A64"/>
    <w:rsid w:val="00655ED1"/>
    <w:rsid w:val="00656B45"/>
    <w:rsid w:val="006574D8"/>
    <w:rsid w:val="006604D8"/>
    <w:rsid w:val="006606FA"/>
    <w:rsid w:val="0066171D"/>
    <w:rsid w:val="00661969"/>
    <w:rsid w:val="00662463"/>
    <w:rsid w:val="00666A66"/>
    <w:rsid w:val="00666E43"/>
    <w:rsid w:val="00671342"/>
    <w:rsid w:val="00674091"/>
    <w:rsid w:val="006746D5"/>
    <w:rsid w:val="0067498A"/>
    <w:rsid w:val="0067539C"/>
    <w:rsid w:val="006765FC"/>
    <w:rsid w:val="006772D1"/>
    <w:rsid w:val="00677509"/>
    <w:rsid w:val="00677E18"/>
    <w:rsid w:val="00681863"/>
    <w:rsid w:val="00683E7D"/>
    <w:rsid w:val="006856BA"/>
    <w:rsid w:val="00686885"/>
    <w:rsid w:val="006903AA"/>
    <w:rsid w:val="00690471"/>
    <w:rsid w:val="006941EF"/>
    <w:rsid w:val="006964E6"/>
    <w:rsid w:val="00697112"/>
    <w:rsid w:val="0069768D"/>
    <w:rsid w:val="006A1644"/>
    <w:rsid w:val="006A19C6"/>
    <w:rsid w:val="006A286D"/>
    <w:rsid w:val="006A3D5D"/>
    <w:rsid w:val="006A46E3"/>
    <w:rsid w:val="006A4707"/>
    <w:rsid w:val="006A7907"/>
    <w:rsid w:val="006A7B4C"/>
    <w:rsid w:val="006B09A4"/>
    <w:rsid w:val="006B14EA"/>
    <w:rsid w:val="006B1DDB"/>
    <w:rsid w:val="006B42ED"/>
    <w:rsid w:val="006B42F4"/>
    <w:rsid w:val="006C0E84"/>
    <w:rsid w:val="006C1EC0"/>
    <w:rsid w:val="006C3638"/>
    <w:rsid w:val="006C40B4"/>
    <w:rsid w:val="006C43DC"/>
    <w:rsid w:val="006C576B"/>
    <w:rsid w:val="006C70FF"/>
    <w:rsid w:val="006C732D"/>
    <w:rsid w:val="006C75DB"/>
    <w:rsid w:val="006C7902"/>
    <w:rsid w:val="006D094C"/>
    <w:rsid w:val="006D1B41"/>
    <w:rsid w:val="006D3034"/>
    <w:rsid w:val="006D4457"/>
    <w:rsid w:val="006D4556"/>
    <w:rsid w:val="006D4FBD"/>
    <w:rsid w:val="006D5D2F"/>
    <w:rsid w:val="006D63A1"/>
    <w:rsid w:val="006D6563"/>
    <w:rsid w:val="006D66D3"/>
    <w:rsid w:val="006D6890"/>
    <w:rsid w:val="006D68A9"/>
    <w:rsid w:val="006D7642"/>
    <w:rsid w:val="006D7FE0"/>
    <w:rsid w:val="006E07C3"/>
    <w:rsid w:val="006E0D9D"/>
    <w:rsid w:val="006E14D4"/>
    <w:rsid w:val="006E2DC3"/>
    <w:rsid w:val="006E33EF"/>
    <w:rsid w:val="006E38A1"/>
    <w:rsid w:val="006E3CC5"/>
    <w:rsid w:val="006E426C"/>
    <w:rsid w:val="006E4563"/>
    <w:rsid w:val="006E7751"/>
    <w:rsid w:val="006E7801"/>
    <w:rsid w:val="006F03CA"/>
    <w:rsid w:val="006F148F"/>
    <w:rsid w:val="006F1E93"/>
    <w:rsid w:val="006F22FD"/>
    <w:rsid w:val="006F269B"/>
    <w:rsid w:val="006F3847"/>
    <w:rsid w:val="006F3A39"/>
    <w:rsid w:val="006F3EC6"/>
    <w:rsid w:val="006F5276"/>
    <w:rsid w:val="006F5BB1"/>
    <w:rsid w:val="006F5E9C"/>
    <w:rsid w:val="006F6757"/>
    <w:rsid w:val="006F6AC1"/>
    <w:rsid w:val="0070132E"/>
    <w:rsid w:val="007020D4"/>
    <w:rsid w:val="00702E00"/>
    <w:rsid w:val="00703674"/>
    <w:rsid w:val="007041FD"/>
    <w:rsid w:val="007064CB"/>
    <w:rsid w:val="007070DA"/>
    <w:rsid w:val="00707374"/>
    <w:rsid w:val="00710B03"/>
    <w:rsid w:val="00711BB2"/>
    <w:rsid w:val="00713561"/>
    <w:rsid w:val="00713F03"/>
    <w:rsid w:val="0071439C"/>
    <w:rsid w:val="007146AE"/>
    <w:rsid w:val="00714BF3"/>
    <w:rsid w:val="00714FB8"/>
    <w:rsid w:val="007155BB"/>
    <w:rsid w:val="0071604B"/>
    <w:rsid w:val="0071726C"/>
    <w:rsid w:val="00717390"/>
    <w:rsid w:val="0072179E"/>
    <w:rsid w:val="00722659"/>
    <w:rsid w:val="00724122"/>
    <w:rsid w:val="00724888"/>
    <w:rsid w:val="00727243"/>
    <w:rsid w:val="007275B3"/>
    <w:rsid w:val="007276C6"/>
    <w:rsid w:val="00727CDF"/>
    <w:rsid w:val="00732D25"/>
    <w:rsid w:val="007364AE"/>
    <w:rsid w:val="007405AF"/>
    <w:rsid w:val="00740942"/>
    <w:rsid w:val="0074347C"/>
    <w:rsid w:val="007461E3"/>
    <w:rsid w:val="007465EE"/>
    <w:rsid w:val="00747E8C"/>
    <w:rsid w:val="0075020C"/>
    <w:rsid w:val="00751830"/>
    <w:rsid w:val="00752C60"/>
    <w:rsid w:val="00753860"/>
    <w:rsid w:val="00753C56"/>
    <w:rsid w:val="00754041"/>
    <w:rsid w:val="007568EE"/>
    <w:rsid w:val="00756F36"/>
    <w:rsid w:val="0075741A"/>
    <w:rsid w:val="00760931"/>
    <w:rsid w:val="00764996"/>
    <w:rsid w:val="00764EE4"/>
    <w:rsid w:val="00764FF0"/>
    <w:rsid w:val="00765778"/>
    <w:rsid w:val="00765C50"/>
    <w:rsid w:val="007701C3"/>
    <w:rsid w:val="0077182C"/>
    <w:rsid w:val="00771F04"/>
    <w:rsid w:val="007724DD"/>
    <w:rsid w:val="00774B39"/>
    <w:rsid w:val="00775AF0"/>
    <w:rsid w:val="007761DD"/>
    <w:rsid w:val="0078008C"/>
    <w:rsid w:val="0078021C"/>
    <w:rsid w:val="00780BC2"/>
    <w:rsid w:val="00780BC9"/>
    <w:rsid w:val="00783172"/>
    <w:rsid w:val="00783A2C"/>
    <w:rsid w:val="00784E0E"/>
    <w:rsid w:val="0078588E"/>
    <w:rsid w:val="00785AF1"/>
    <w:rsid w:val="0078604A"/>
    <w:rsid w:val="00790815"/>
    <w:rsid w:val="007925BE"/>
    <w:rsid w:val="00792DC0"/>
    <w:rsid w:val="00793737"/>
    <w:rsid w:val="0079548C"/>
    <w:rsid w:val="007967D3"/>
    <w:rsid w:val="007972CF"/>
    <w:rsid w:val="007A26FD"/>
    <w:rsid w:val="007A2F32"/>
    <w:rsid w:val="007A4A3C"/>
    <w:rsid w:val="007A4CD8"/>
    <w:rsid w:val="007A4EC6"/>
    <w:rsid w:val="007A5008"/>
    <w:rsid w:val="007A56FA"/>
    <w:rsid w:val="007A5DA0"/>
    <w:rsid w:val="007B0491"/>
    <w:rsid w:val="007B1192"/>
    <w:rsid w:val="007B14FB"/>
    <w:rsid w:val="007B2CF1"/>
    <w:rsid w:val="007B324F"/>
    <w:rsid w:val="007B38C6"/>
    <w:rsid w:val="007B5009"/>
    <w:rsid w:val="007B601E"/>
    <w:rsid w:val="007B631E"/>
    <w:rsid w:val="007B67FF"/>
    <w:rsid w:val="007B6F4E"/>
    <w:rsid w:val="007C35F7"/>
    <w:rsid w:val="007C6969"/>
    <w:rsid w:val="007C6A90"/>
    <w:rsid w:val="007C7724"/>
    <w:rsid w:val="007C784E"/>
    <w:rsid w:val="007D01D6"/>
    <w:rsid w:val="007D1345"/>
    <w:rsid w:val="007D1A16"/>
    <w:rsid w:val="007D24D6"/>
    <w:rsid w:val="007D34C1"/>
    <w:rsid w:val="007D3541"/>
    <w:rsid w:val="007D5657"/>
    <w:rsid w:val="007D5AC6"/>
    <w:rsid w:val="007D7515"/>
    <w:rsid w:val="007D7A50"/>
    <w:rsid w:val="007E1F0F"/>
    <w:rsid w:val="007E2BDD"/>
    <w:rsid w:val="007E30AD"/>
    <w:rsid w:val="007E3626"/>
    <w:rsid w:val="007E492F"/>
    <w:rsid w:val="007E6749"/>
    <w:rsid w:val="007E6931"/>
    <w:rsid w:val="007E7BBB"/>
    <w:rsid w:val="007F39C3"/>
    <w:rsid w:val="007F4044"/>
    <w:rsid w:val="007F5547"/>
    <w:rsid w:val="007F60E0"/>
    <w:rsid w:val="007F72DE"/>
    <w:rsid w:val="007F7455"/>
    <w:rsid w:val="00800873"/>
    <w:rsid w:val="00803D56"/>
    <w:rsid w:val="0080451D"/>
    <w:rsid w:val="00804845"/>
    <w:rsid w:val="00805BBC"/>
    <w:rsid w:val="008110D8"/>
    <w:rsid w:val="00811D42"/>
    <w:rsid w:val="008131DD"/>
    <w:rsid w:val="00814F65"/>
    <w:rsid w:val="00815BCC"/>
    <w:rsid w:val="00820AF6"/>
    <w:rsid w:val="008216E3"/>
    <w:rsid w:val="0082176D"/>
    <w:rsid w:val="00821E39"/>
    <w:rsid w:val="00821EEB"/>
    <w:rsid w:val="008226C4"/>
    <w:rsid w:val="00822A6A"/>
    <w:rsid w:val="00824A47"/>
    <w:rsid w:val="00826D02"/>
    <w:rsid w:val="00826D5B"/>
    <w:rsid w:val="00830E36"/>
    <w:rsid w:val="00832EC8"/>
    <w:rsid w:val="008333FB"/>
    <w:rsid w:val="0083363A"/>
    <w:rsid w:val="008369AD"/>
    <w:rsid w:val="00837109"/>
    <w:rsid w:val="008374C7"/>
    <w:rsid w:val="008374DE"/>
    <w:rsid w:val="00837F7F"/>
    <w:rsid w:val="00840C40"/>
    <w:rsid w:val="0084449B"/>
    <w:rsid w:val="0084465D"/>
    <w:rsid w:val="00845997"/>
    <w:rsid w:val="00846017"/>
    <w:rsid w:val="00847096"/>
    <w:rsid w:val="00850555"/>
    <w:rsid w:val="00851065"/>
    <w:rsid w:val="00851102"/>
    <w:rsid w:val="00851743"/>
    <w:rsid w:val="008537A0"/>
    <w:rsid w:val="008559C3"/>
    <w:rsid w:val="008570BB"/>
    <w:rsid w:val="008578E5"/>
    <w:rsid w:val="00860D02"/>
    <w:rsid w:val="0086214A"/>
    <w:rsid w:val="0086313C"/>
    <w:rsid w:val="00863860"/>
    <w:rsid w:val="00865736"/>
    <w:rsid w:val="0086598D"/>
    <w:rsid w:val="00865B05"/>
    <w:rsid w:val="00865B29"/>
    <w:rsid w:val="00867AEA"/>
    <w:rsid w:val="008701C3"/>
    <w:rsid w:val="00871763"/>
    <w:rsid w:val="00871791"/>
    <w:rsid w:val="00871DFE"/>
    <w:rsid w:val="00873A80"/>
    <w:rsid w:val="008759C4"/>
    <w:rsid w:val="00875EF2"/>
    <w:rsid w:val="00880C17"/>
    <w:rsid w:val="00882225"/>
    <w:rsid w:val="008824D4"/>
    <w:rsid w:val="00882F94"/>
    <w:rsid w:val="00883884"/>
    <w:rsid w:val="00883F9B"/>
    <w:rsid w:val="008866F1"/>
    <w:rsid w:val="0088712F"/>
    <w:rsid w:val="00890B5F"/>
    <w:rsid w:val="00890E66"/>
    <w:rsid w:val="00891164"/>
    <w:rsid w:val="00893401"/>
    <w:rsid w:val="00895404"/>
    <w:rsid w:val="008974C6"/>
    <w:rsid w:val="008A0E75"/>
    <w:rsid w:val="008A0FB7"/>
    <w:rsid w:val="008A2ECD"/>
    <w:rsid w:val="008A4A37"/>
    <w:rsid w:val="008A56BE"/>
    <w:rsid w:val="008A6982"/>
    <w:rsid w:val="008A6E3F"/>
    <w:rsid w:val="008B1205"/>
    <w:rsid w:val="008B1450"/>
    <w:rsid w:val="008B3541"/>
    <w:rsid w:val="008B379D"/>
    <w:rsid w:val="008B402C"/>
    <w:rsid w:val="008B69DE"/>
    <w:rsid w:val="008C011B"/>
    <w:rsid w:val="008C110D"/>
    <w:rsid w:val="008C11D4"/>
    <w:rsid w:val="008C294B"/>
    <w:rsid w:val="008C6AAD"/>
    <w:rsid w:val="008D15C2"/>
    <w:rsid w:val="008D2319"/>
    <w:rsid w:val="008D2926"/>
    <w:rsid w:val="008D3318"/>
    <w:rsid w:val="008D3999"/>
    <w:rsid w:val="008D3C5D"/>
    <w:rsid w:val="008D425E"/>
    <w:rsid w:val="008D4597"/>
    <w:rsid w:val="008D5210"/>
    <w:rsid w:val="008D650D"/>
    <w:rsid w:val="008D7763"/>
    <w:rsid w:val="008E20BE"/>
    <w:rsid w:val="008E40BF"/>
    <w:rsid w:val="008E4338"/>
    <w:rsid w:val="008E4578"/>
    <w:rsid w:val="008E54AC"/>
    <w:rsid w:val="008F052D"/>
    <w:rsid w:val="008F123E"/>
    <w:rsid w:val="008F292A"/>
    <w:rsid w:val="008F34FB"/>
    <w:rsid w:val="008F3F25"/>
    <w:rsid w:val="008F572A"/>
    <w:rsid w:val="008F61F9"/>
    <w:rsid w:val="008F64D8"/>
    <w:rsid w:val="008F7FFD"/>
    <w:rsid w:val="0090215F"/>
    <w:rsid w:val="009037E3"/>
    <w:rsid w:val="009045C0"/>
    <w:rsid w:val="00904AD4"/>
    <w:rsid w:val="009103BB"/>
    <w:rsid w:val="00911D31"/>
    <w:rsid w:val="00912B48"/>
    <w:rsid w:val="00913423"/>
    <w:rsid w:val="00913D86"/>
    <w:rsid w:val="00915382"/>
    <w:rsid w:val="00915481"/>
    <w:rsid w:val="00916CE4"/>
    <w:rsid w:val="009175CC"/>
    <w:rsid w:val="009177EF"/>
    <w:rsid w:val="009179A6"/>
    <w:rsid w:val="0092227D"/>
    <w:rsid w:val="00922F00"/>
    <w:rsid w:val="009235BE"/>
    <w:rsid w:val="00924C3B"/>
    <w:rsid w:val="00925D90"/>
    <w:rsid w:val="00926CD9"/>
    <w:rsid w:val="0092731F"/>
    <w:rsid w:val="00930191"/>
    <w:rsid w:val="009305A4"/>
    <w:rsid w:val="00930AC4"/>
    <w:rsid w:val="00931CE9"/>
    <w:rsid w:val="009328F5"/>
    <w:rsid w:val="009344C7"/>
    <w:rsid w:val="00937868"/>
    <w:rsid w:val="00937C12"/>
    <w:rsid w:val="00940C70"/>
    <w:rsid w:val="00940F02"/>
    <w:rsid w:val="009424F4"/>
    <w:rsid w:val="00942593"/>
    <w:rsid w:val="0094323C"/>
    <w:rsid w:val="0094402D"/>
    <w:rsid w:val="00944BE3"/>
    <w:rsid w:val="00944CF5"/>
    <w:rsid w:val="00946DA1"/>
    <w:rsid w:val="00947EFB"/>
    <w:rsid w:val="009511C1"/>
    <w:rsid w:val="00951931"/>
    <w:rsid w:val="009520E1"/>
    <w:rsid w:val="009529D7"/>
    <w:rsid w:val="00954F78"/>
    <w:rsid w:val="00955008"/>
    <w:rsid w:val="00955EA6"/>
    <w:rsid w:val="00956298"/>
    <w:rsid w:val="00956305"/>
    <w:rsid w:val="00956358"/>
    <w:rsid w:val="00956698"/>
    <w:rsid w:val="00957C93"/>
    <w:rsid w:val="009604B3"/>
    <w:rsid w:val="00960ECA"/>
    <w:rsid w:val="00961391"/>
    <w:rsid w:val="00961972"/>
    <w:rsid w:val="00962270"/>
    <w:rsid w:val="009622FB"/>
    <w:rsid w:val="00962531"/>
    <w:rsid w:val="00963304"/>
    <w:rsid w:val="009640CA"/>
    <w:rsid w:val="00964F6C"/>
    <w:rsid w:val="00964FA9"/>
    <w:rsid w:val="00966C39"/>
    <w:rsid w:val="0096709D"/>
    <w:rsid w:val="00967497"/>
    <w:rsid w:val="00970078"/>
    <w:rsid w:val="00970571"/>
    <w:rsid w:val="0097119F"/>
    <w:rsid w:val="00971516"/>
    <w:rsid w:val="009715BB"/>
    <w:rsid w:val="00971A71"/>
    <w:rsid w:val="009757F9"/>
    <w:rsid w:val="0097698D"/>
    <w:rsid w:val="0097729C"/>
    <w:rsid w:val="009777B5"/>
    <w:rsid w:val="00980811"/>
    <w:rsid w:val="009827C2"/>
    <w:rsid w:val="009847F4"/>
    <w:rsid w:val="00984EC3"/>
    <w:rsid w:val="009855C8"/>
    <w:rsid w:val="00986333"/>
    <w:rsid w:val="00987F24"/>
    <w:rsid w:val="00990F78"/>
    <w:rsid w:val="00992AD6"/>
    <w:rsid w:val="009933B8"/>
    <w:rsid w:val="009934AC"/>
    <w:rsid w:val="0099358F"/>
    <w:rsid w:val="0099400B"/>
    <w:rsid w:val="0099506E"/>
    <w:rsid w:val="009959D0"/>
    <w:rsid w:val="009967BA"/>
    <w:rsid w:val="009A0207"/>
    <w:rsid w:val="009A153E"/>
    <w:rsid w:val="009A3967"/>
    <w:rsid w:val="009A3A0B"/>
    <w:rsid w:val="009A535B"/>
    <w:rsid w:val="009A56FB"/>
    <w:rsid w:val="009A59B5"/>
    <w:rsid w:val="009A5BF0"/>
    <w:rsid w:val="009A6386"/>
    <w:rsid w:val="009A6AE8"/>
    <w:rsid w:val="009B0078"/>
    <w:rsid w:val="009B0E61"/>
    <w:rsid w:val="009B147B"/>
    <w:rsid w:val="009B15F8"/>
    <w:rsid w:val="009B259F"/>
    <w:rsid w:val="009B29C3"/>
    <w:rsid w:val="009B3F1B"/>
    <w:rsid w:val="009B5F47"/>
    <w:rsid w:val="009B78BC"/>
    <w:rsid w:val="009C020D"/>
    <w:rsid w:val="009C1A2A"/>
    <w:rsid w:val="009C2A06"/>
    <w:rsid w:val="009C4887"/>
    <w:rsid w:val="009C4B7A"/>
    <w:rsid w:val="009C5197"/>
    <w:rsid w:val="009C5283"/>
    <w:rsid w:val="009C57F8"/>
    <w:rsid w:val="009C5CE4"/>
    <w:rsid w:val="009C6B65"/>
    <w:rsid w:val="009C7443"/>
    <w:rsid w:val="009C7543"/>
    <w:rsid w:val="009C763C"/>
    <w:rsid w:val="009D1278"/>
    <w:rsid w:val="009D2166"/>
    <w:rsid w:val="009D2B00"/>
    <w:rsid w:val="009D4446"/>
    <w:rsid w:val="009D567B"/>
    <w:rsid w:val="009D5A09"/>
    <w:rsid w:val="009D64F0"/>
    <w:rsid w:val="009D68EB"/>
    <w:rsid w:val="009D6C69"/>
    <w:rsid w:val="009D70DA"/>
    <w:rsid w:val="009D739F"/>
    <w:rsid w:val="009E4017"/>
    <w:rsid w:val="009E40A3"/>
    <w:rsid w:val="009E4610"/>
    <w:rsid w:val="009E57FF"/>
    <w:rsid w:val="009E5849"/>
    <w:rsid w:val="009F09F9"/>
    <w:rsid w:val="009F1323"/>
    <w:rsid w:val="009F3AC9"/>
    <w:rsid w:val="009F4391"/>
    <w:rsid w:val="009F6A21"/>
    <w:rsid w:val="009F7A45"/>
    <w:rsid w:val="009F7E3F"/>
    <w:rsid w:val="00A01FA9"/>
    <w:rsid w:val="00A03B75"/>
    <w:rsid w:val="00A04F82"/>
    <w:rsid w:val="00A05CCF"/>
    <w:rsid w:val="00A07295"/>
    <w:rsid w:val="00A103BC"/>
    <w:rsid w:val="00A10C25"/>
    <w:rsid w:val="00A10C5C"/>
    <w:rsid w:val="00A111EE"/>
    <w:rsid w:val="00A1154B"/>
    <w:rsid w:val="00A1309C"/>
    <w:rsid w:val="00A139F7"/>
    <w:rsid w:val="00A14A70"/>
    <w:rsid w:val="00A1557D"/>
    <w:rsid w:val="00A157AF"/>
    <w:rsid w:val="00A16323"/>
    <w:rsid w:val="00A169CF"/>
    <w:rsid w:val="00A16AA1"/>
    <w:rsid w:val="00A16ACB"/>
    <w:rsid w:val="00A20268"/>
    <w:rsid w:val="00A2049F"/>
    <w:rsid w:val="00A235CF"/>
    <w:rsid w:val="00A2588A"/>
    <w:rsid w:val="00A25F85"/>
    <w:rsid w:val="00A264FE"/>
    <w:rsid w:val="00A26BA7"/>
    <w:rsid w:val="00A26F72"/>
    <w:rsid w:val="00A30D98"/>
    <w:rsid w:val="00A319B2"/>
    <w:rsid w:val="00A321F3"/>
    <w:rsid w:val="00A33114"/>
    <w:rsid w:val="00A34221"/>
    <w:rsid w:val="00A342A6"/>
    <w:rsid w:val="00A34B18"/>
    <w:rsid w:val="00A358A4"/>
    <w:rsid w:val="00A35CC0"/>
    <w:rsid w:val="00A3711E"/>
    <w:rsid w:val="00A411DD"/>
    <w:rsid w:val="00A41DA5"/>
    <w:rsid w:val="00A42598"/>
    <w:rsid w:val="00A4301F"/>
    <w:rsid w:val="00A43FBA"/>
    <w:rsid w:val="00A44A8D"/>
    <w:rsid w:val="00A44E80"/>
    <w:rsid w:val="00A45607"/>
    <w:rsid w:val="00A46623"/>
    <w:rsid w:val="00A471D1"/>
    <w:rsid w:val="00A50075"/>
    <w:rsid w:val="00A504CF"/>
    <w:rsid w:val="00A5062B"/>
    <w:rsid w:val="00A5084E"/>
    <w:rsid w:val="00A51756"/>
    <w:rsid w:val="00A52089"/>
    <w:rsid w:val="00A544F6"/>
    <w:rsid w:val="00A54AEF"/>
    <w:rsid w:val="00A55ED2"/>
    <w:rsid w:val="00A56E2C"/>
    <w:rsid w:val="00A570B3"/>
    <w:rsid w:val="00A57A45"/>
    <w:rsid w:val="00A606DA"/>
    <w:rsid w:val="00A62C16"/>
    <w:rsid w:val="00A635EA"/>
    <w:rsid w:val="00A64065"/>
    <w:rsid w:val="00A65498"/>
    <w:rsid w:val="00A65605"/>
    <w:rsid w:val="00A659E8"/>
    <w:rsid w:val="00A669A1"/>
    <w:rsid w:val="00A66C80"/>
    <w:rsid w:val="00A67952"/>
    <w:rsid w:val="00A70C10"/>
    <w:rsid w:val="00A70DD9"/>
    <w:rsid w:val="00A713B7"/>
    <w:rsid w:val="00A7241D"/>
    <w:rsid w:val="00A731B7"/>
    <w:rsid w:val="00A7340F"/>
    <w:rsid w:val="00A74EC7"/>
    <w:rsid w:val="00A750FA"/>
    <w:rsid w:val="00A7630F"/>
    <w:rsid w:val="00A77DAC"/>
    <w:rsid w:val="00A81634"/>
    <w:rsid w:val="00A81DEA"/>
    <w:rsid w:val="00A8303E"/>
    <w:rsid w:val="00A83663"/>
    <w:rsid w:val="00A838D5"/>
    <w:rsid w:val="00A848A7"/>
    <w:rsid w:val="00A85B94"/>
    <w:rsid w:val="00A8638B"/>
    <w:rsid w:val="00A86CEC"/>
    <w:rsid w:val="00A87357"/>
    <w:rsid w:val="00A87A7C"/>
    <w:rsid w:val="00A904B4"/>
    <w:rsid w:val="00A90DBB"/>
    <w:rsid w:val="00A92F5C"/>
    <w:rsid w:val="00A93EB9"/>
    <w:rsid w:val="00A9461E"/>
    <w:rsid w:val="00A9517E"/>
    <w:rsid w:val="00A96336"/>
    <w:rsid w:val="00AA2775"/>
    <w:rsid w:val="00AA3B10"/>
    <w:rsid w:val="00AA45B0"/>
    <w:rsid w:val="00AA57ED"/>
    <w:rsid w:val="00AA7904"/>
    <w:rsid w:val="00AB1610"/>
    <w:rsid w:val="00AB1C85"/>
    <w:rsid w:val="00AB25F1"/>
    <w:rsid w:val="00AB4A60"/>
    <w:rsid w:val="00AB51D3"/>
    <w:rsid w:val="00AB5D32"/>
    <w:rsid w:val="00AB6528"/>
    <w:rsid w:val="00AB70CD"/>
    <w:rsid w:val="00AB7B45"/>
    <w:rsid w:val="00AC0A71"/>
    <w:rsid w:val="00AC0B2A"/>
    <w:rsid w:val="00AC10A8"/>
    <w:rsid w:val="00AC21A3"/>
    <w:rsid w:val="00AC2F66"/>
    <w:rsid w:val="00AC319B"/>
    <w:rsid w:val="00AC4EBA"/>
    <w:rsid w:val="00AC55EB"/>
    <w:rsid w:val="00AC5CDA"/>
    <w:rsid w:val="00AC6863"/>
    <w:rsid w:val="00AC7675"/>
    <w:rsid w:val="00AC79DF"/>
    <w:rsid w:val="00AD0B71"/>
    <w:rsid w:val="00AD4815"/>
    <w:rsid w:val="00AD64CA"/>
    <w:rsid w:val="00AD675D"/>
    <w:rsid w:val="00AD70B9"/>
    <w:rsid w:val="00AE0236"/>
    <w:rsid w:val="00AE0AC8"/>
    <w:rsid w:val="00AE0E2B"/>
    <w:rsid w:val="00AE116A"/>
    <w:rsid w:val="00AE2EEA"/>
    <w:rsid w:val="00AE48C1"/>
    <w:rsid w:val="00AE48EB"/>
    <w:rsid w:val="00AE61DD"/>
    <w:rsid w:val="00AE67A9"/>
    <w:rsid w:val="00AE71F3"/>
    <w:rsid w:val="00AE768D"/>
    <w:rsid w:val="00AE797F"/>
    <w:rsid w:val="00AF11A2"/>
    <w:rsid w:val="00AF159B"/>
    <w:rsid w:val="00AF1E43"/>
    <w:rsid w:val="00AF201D"/>
    <w:rsid w:val="00AF3F78"/>
    <w:rsid w:val="00AF3F93"/>
    <w:rsid w:val="00AF3F99"/>
    <w:rsid w:val="00AF52F5"/>
    <w:rsid w:val="00AF6C78"/>
    <w:rsid w:val="00B01531"/>
    <w:rsid w:val="00B016D0"/>
    <w:rsid w:val="00B021DC"/>
    <w:rsid w:val="00B036C2"/>
    <w:rsid w:val="00B037F5"/>
    <w:rsid w:val="00B04D22"/>
    <w:rsid w:val="00B0542D"/>
    <w:rsid w:val="00B05915"/>
    <w:rsid w:val="00B06458"/>
    <w:rsid w:val="00B06637"/>
    <w:rsid w:val="00B06F50"/>
    <w:rsid w:val="00B06F53"/>
    <w:rsid w:val="00B1333D"/>
    <w:rsid w:val="00B14A6E"/>
    <w:rsid w:val="00B1527D"/>
    <w:rsid w:val="00B17EED"/>
    <w:rsid w:val="00B20A29"/>
    <w:rsid w:val="00B2361F"/>
    <w:rsid w:val="00B2381F"/>
    <w:rsid w:val="00B244B3"/>
    <w:rsid w:val="00B26544"/>
    <w:rsid w:val="00B26836"/>
    <w:rsid w:val="00B26A2D"/>
    <w:rsid w:val="00B276BD"/>
    <w:rsid w:val="00B27F74"/>
    <w:rsid w:val="00B30582"/>
    <w:rsid w:val="00B31031"/>
    <w:rsid w:val="00B31035"/>
    <w:rsid w:val="00B321E3"/>
    <w:rsid w:val="00B32D2C"/>
    <w:rsid w:val="00B331AD"/>
    <w:rsid w:val="00B354BA"/>
    <w:rsid w:val="00B35869"/>
    <w:rsid w:val="00B4113B"/>
    <w:rsid w:val="00B412C2"/>
    <w:rsid w:val="00B41A9A"/>
    <w:rsid w:val="00B4273B"/>
    <w:rsid w:val="00B43324"/>
    <w:rsid w:val="00B43BA6"/>
    <w:rsid w:val="00B440B6"/>
    <w:rsid w:val="00B445CB"/>
    <w:rsid w:val="00B450D1"/>
    <w:rsid w:val="00B45C7C"/>
    <w:rsid w:val="00B45E24"/>
    <w:rsid w:val="00B47AFF"/>
    <w:rsid w:val="00B503BB"/>
    <w:rsid w:val="00B509A5"/>
    <w:rsid w:val="00B50FFA"/>
    <w:rsid w:val="00B52BA0"/>
    <w:rsid w:val="00B52D59"/>
    <w:rsid w:val="00B52D68"/>
    <w:rsid w:val="00B52ECF"/>
    <w:rsid w:val="00B53412"/>
    <w:rsid w:val="00B53631"/>
    <w:rsid w:val="00B544A1"/>
    <w:rsid w:val="00B54C2C"/>
    <w:rsid w:val="00B551B2"/>
    <w:rsid w:val="00B55A3C"/>
    <w:rsid w:val="00B60B39"/>
    <w:rsid w:val="00B6140C"/>
    <w:rsid w:val="00B61DFB"/>
    <w:rsid w:val="00B637CA"/>
    <w:rsid w:val="00B63911"/>
    <w:rsid w:val="00B63E2D"/>
    <w:rsid w:val="00B64431"/>
    <w:rsid w:val="00B645E2"/>
    <w:rsid w:val="00B657C4"/>
    <w:rsid w:val="00B6598E"/>
    <w:rsid w:val="00B700F8"/>
    <w:rsid w:val="00B70B5F"/>
    <w:rsid w:val="00B71821"/>
    <w:rsid w:val="00B71FF1"/>
    <w:rsid w:val="00B72379"/>
    <w:rsid w:val="00B72A6D"/>
    <w:rsid w:val="00B733D6"/>
    <w:rsid w:val="00B73BBF"/>
    <w:rsid w:val="00B811FA"/>
    <w:rsid w:val="00B82B61"/>
    <w:rsid w:val="00B83F71"/>
    <w:rsid w:val="00B84736"/>
    <w:rsid w:val="00B86288"/>
    <w:rsid w:val="00B869F0"/>
    <w:rsid w:val="00B87B9B"/>
    <w:rsid w:val="00B9073E"/>
    <w:rsid w:val="00B922CE"/>
    <w:rsid w:val="00B94A02"/>
    <w:rsid w:val="00B94E45"/>
    <w:rsid w:val="00B94F80"/>
    <w:rsid w:val="00B968D0"/>
    <w:rsid w:val="00B97B75"/>
    <w:rsid w:val="00BA129F"/>
    <w:rsid w:val="00BA1A5F"/>
    <w:rsid w:val="00BA2112"/>
    <w:rsid w:val="00BA41D6"/>
    <w:rsid w:val="00BA5FE8"/>
    <w:rsid w:val="00BA616E"/>
    <w:rsid w:val="00BA7690"/>
    <w:rsid w:val="00BA7831"/>
    <w:rsid w:val="00BB124A"/>
    <w:rsid w:val="00BB174F"/>
    <w:rsid w:val="00BB2989"/>
    <w:rsid w:val="00BB3732"/>
    <w:rsid w:val="00BB439A"/>
    <w:rsid w:val="00BB4ED5"/>
    <w:rsid w:val="00BB60BE"/>
    <w:rsid w:val="00BC0946"/>
    <w:rsid w:val="00BC135D"/>
    <w:rsid w:val="00BC1F07"/>
    <w:rsid w:val="00BC3593"/>
    <w:rsid w:val="00BC5A10"/>
    <w:rsid w:val="00BC60ED"/>
    <w:rsid w:val="00BC6433"/>
    <w:rsid w:val="00BC7322"/>
    <w:rsid w:val="00BD0653"/>
    <w:rsid w:val="00BD12B7"/>
    <w:rsid w:val="00BD13AC"/>
    <w:rsid w:val="00BD15F9"/>
    <w:rsid w:val="00BD1CE8"/>
    <w:rsid w:val="00BD227F"/>
    <w:rsid w:val="00BD2F85"/>
    <w:rsid w:val="00BD466D"/>
    <w:rsid w:val="00BD4CDE"/>
    <w:rsid w:val="00BD5E18"/>
    <w:rsid w:val="00BD5ED5"/>
    <w:rsid w:val="00BD603E"/>
    <w:rsid w:val="00BD6428"/>
    <w:rsid w:val="00BD6685"/>
    <w:rsid w:val="00BD68F6"/>
    <w:rsid w:val="00BD6EF8"/>
    <w:rsid w:val="00BE0EE7"/>
    <w:rsid w:val="00BE1671"/>
    <w:rsid w:val="00BE1CE7"/>
    <w:rsid w:val="00BE1FD0"/>
    <w:rsid w:val="00BE2A0F"/>
    <w:rsid w:val="00BE4CA7"/>
    <w:rsid w:val="00BE7402"/>
    <w:rsid w:val="00BE741A"/>
    <w:rsid w:val="00BE75F7"/>
    <w:rsid w:val="00BE77EE"/>
    <w:rsid w:val="00BE7B33"/>
    <w:rsid w:val="00BF05E4"/>
    <w:rsid w:val="00BF2E57"/>
    <w:rsid w:val="00BF34EE"/>
    <w:rsid w:val="00BF384E"/>
    <w:rsid w:val="00BF3C20"/>
    <w:rsid w:val="00BF4CAD"/>
    <w:rsid w:val="00BF5293"/>
    <w:rsid w:val="00BF682D"/>
    <w:rsid w:val="00BF777C"/>
    <w:rsid w:val="00BF7B92"/>
    <w:rsid w:val="00C0299B"/>
    <w:rsid w:val="00C05574"/>
    <w:rsid w:val="00C10161"/>
    <w:rsid w:val="00C1091A"/>
    <w:rsid w:val="00C1213D"/>
    <w:rsid w:val="00C13F6D"/>
    <w:rsid w:val="00C14C37"/>
    <w:rsid w:val="00C15304"/>
    <w:rsid w:val="00C16AFC"/>
    <w:rsid w:val="00C1723B"/>
    <w:rsid w:val="00C17998"/>
    <w:rsid w:val="00C20C47"/>
    <w:rsid w:val="00C20F35"/>
    <w:rsid w:val="00C21AB0"/>
    <w:rsid w:val="00C22336"/>
    <w:rsid w:val="00C22498"/>
    <w:rsid w:val="00C226AE"/>
    <w:rsid w:val="00C2401A"/>
    <w:rsid w:val="00C26184"/>
    <w:rsid w:val="00C30833"/>
    <w:rsid w:val="00C33C27"/>
    <w:rsid w:val="00C33F78"/>
    <w:rsid w:val="00C42155"/>
    <w:rsid w:val="00C4270F"/>
    <w:rsid w:val="00C43E4C"/>
    <w:rsid w:val="00C441D8"/>
    <w:rsid w:val="00C448BD"/>
    <w:rsid w:val="00C44E96"/>
    <w:rsid w:val="00C44F8B"/>
    <w:rsid w:val="00C46A11"/>
    <w:rsid w:val="00C474F9"/>
    <w:rsid w:val="00C5074D"/>
    <w:rsid w:val="00C52287"/>
    <w:rsid w:val="00C52B53"/>
    <w:rsid w:val="00C55A14"/>
    <w:rsid w:val="00C55FC1"/>
    <w:rsid w:val="00C56E19"/>
    <w:rsid w:val="00C57CE6"/>
    <w:rsid w:val="00C61217"/>
    <w:rsid w:val="00C61CE7"/>
    <w:rsid w:val="00C62611"/>
    <w:rsid w:val="00C630F3"/>
    <w:rsid w:val="00C63160"/>
    <w:rsid w:val="00C64327"/>
    <w:rsid w:val="00C65E5C"/>
    <w:rsid w:val="00C6656B"/>
    <w:rsid w:val="00C6796F"/>
    <w:rsid w:val="00C67E73"/>
    <w:rsid w:val="00C67FF2"/>
    <w:rsid w:val="00C70661"/>
    <w:rsid w:val="00C70883"/>
    <w:rsid w:val="00C713A2"/>
    <w:rsid w:val="00C734D1"/>
    <w:rsid w:val="00C73844"/>
    <w:rsid w:val="00C73CA9"/>
    <w:rsid w:val="00C763EC"/>
    <w:rsid w:val="00C7727F"/>
    <w:rsid w:val="00C81503"/>
    <w:rsid w:val="00C81904"/>
    <w:rsid w:val="00C82CC5"/>
    <w:rsid w:val="00C82CEC"/>
    <w:rsid w:val="00C830BB"/>
    <w:rsid w:val="00C8577F"/>
    <w:rsid w:val="00C85931"/>
    <w:rsid w:val="00C85E7F"/>
    <w:rsid w:val="00C90580"/>
    <w:rsid w:val="00C90D4E"/>
    <w:rsid w:val="00C92657"/>
    <w:rsid w:val="00C9299D"/>
    <w:rsid w:val="00C92BC2"/>
    <w:rsid w:val="00C93DFA"/>
    <w:rsid w:val="00C94047"/>
    <w:rsid w:val="00C9559D"/>
    <w:rsid w:val="00C9764B"/>
    <w:rsid w:val="00C97CCC"/>
    <w:rsid w:val="00CA0EB9"/>
    <w:rsid w:val="00CA1C93"/>
    <w:rsid w:val="00CA2653"/>
    <w:rsid w:val="00CA2689"/>
    <w:rsid w:val="00CA282A"/>
    <w:rsid w:val="00CA3003"/>
    <w:rsid w:val="00CA5EFD"/>
    <w:rsid w:val="00CA68C2"/>
    <w:rsid w:val="00CA6DD5"/>
    <w:rsid w:val="00CA72FA"/>
    <w:rsid w:val="00CA7E7D"/>
    <w:rsid w:val="00CB12E8"/>
    <w:rsid w:val="00CB26DD"/>
    <w:rsid w:val="00CB3D2E"/>
    <w:rsid w:val="00CB512D"/>
    <w:rsid w:val="00CB57AD"/>
    <w:rsid w:val="00CB67E4"/>
    <w:rsid w:val="00CB6A58"/>
    <w:rsid w:val="00CB783F"/>
    <w:rsid w:val="00CC2CF7"/>
    <w:rsid w:val="00CC46A7"/>
    <w:rsid w:val="00CC52A4"/>
    <w:rsid w:val="00CC5791"/>
    <w:rsid w:val="00CC5F58"/>
    <w:rsid w:val="00CC759E"/>
    <w:rsid w:val="00CC75E3"/>
    <w:rsid w:val="00CC7877"/>
    <w:rsid w:val="00CD0889"/>
    <w:rsid w:val="00CD19D3"/>
    <w:rsid w:val="00CD1E4B"/>
    <w:rsid w:val="00CD4A81"/>
    <w:rsid w:val="00CD67B8"/>
    <w:rsid w:val="00CE1DFE"/>
    <w:rsid w:val="00CE34DE"/>
    <w:rsid w:val="00CE3B27"/>
    <w:rsid w:val="00CE610C"/>
    <w:rsid w:val="00CE6323"/>
    <w:rsid w:val="00CE6DBB"/>
    <w:rsid w:val="00CE7284"/>
    <w:rsid w:val="00CE7F52"/>
    <w:rsid w:val="00CF0439"/>
    <w:rsid w:val="00CF0A13"/>
    <w:rsid w:val="00CF0B95"/>
    <w:rsid w:val="00CF0FA2"/>
    <w:rsid w:val="00CF1140"/>
    <w:rsid w:val="00CF14E3"/>
    <w:rsid w:val="00CF1660"/>
    <w:rsid w:val="00CF1A23"/>
    <w:rsid w:val="00CF1BA2"/>
    <w:rsid w:val="00CF271D"/>
    <w:rsid w:val="00CF54B2"/>
    <w:rsid w:val="00CF5935"/>
    <w:rsid w:val="00CF7572"/>
    <w:rsid w:val="00CF7B35"/>
    <w:rsid w:val="00D00BB7"/>
    <w:rsid w:val="00D010F6"/>
    <w:rsid w:val="00D01CEE"/>
    <w:rsid w:val="00D02836"/>
    <w:rsid w:val="00D02A4A"/>
    <w:rsid w:val="00D05CD9"/>
    <w:rsid w:val="00D06C13"/>
    <w:rsid w:val="00D06C34"/>
    <w:rsid w:val="00D07323"/>
    <w:rsid w:val="00D07A1D"/>
    <w:rsid w:val="00D10267"/>
    <w:rsid w:val="00D1199A"/>
    <w:rsid w:val="00D11C34"/>
    <w:rsid w:val="00D11CBB"/>
    <w:rsid w:val="00D133AA"/>
    <w:rsid w:val="00D14AAE"/>
    <w:rsid w:val="00D15798"/>
    <w:rsid w:val="00D16B83"/>
    <w:rsid w:val="00D17009"/>
    <w:rsid w:val="00D1729F"/>
    <w:rsid w:val="00D17DE7"/>
    <w:rsid w:val="00D20131"/>
    <w:rsid w:val="00D2076D"/>
    <w:rsid w:val="00D2187B"/>
    <w:rsid w:val="00D21AD6"/>
    <w:rsid w:val="00D21C39"/>
    <w:rsid w:val="00D22ECA"/>
    <w:rsid w:val="00D239C1"/>
    <w:rsid w:val="00D239FA"/>
    <w:rsid w:val="00D251A9"/>
    <w:rsid w:val="00D25F7C"/>
    <w:rsid w:val="00D30171"/>
    <w:rsid w:val="00D308ED"/>
    <w:rsid w:val="00D30FAD"/>
    <w:rsid w:val="00D32624"/>
    <w:rsid w:val="00D33770"/>
    <w:rsid w:val="00D337D9"/>
    <w:rsid w:val="00D34078"/>
    <w:rsid w:val="00D34949"/>
    <w:rsid w:val="00D35C99"/>
    <w:rsid w:val="00D36DF4"/>
    <w:rsid w:val="00D402AD"/>
    <w:rsid w:val="00D41036"/>
    <w:rsid w:val="00D411F1"/>
    <w:rsid w:val="00D41882"/>
    <w:rsid w:val="00D41E44"/>
    <w:rsid w:val="00D43197"/>
    <w:rsid w:val="00D43775"/>
    <w:rsid w:val="00D446F4"/>
    <w:rsid w:val="00D44835"/>
    <w:rsid w:val="00D455D6"/>
    <w:rsid w:val="00D46BC5"/>
    <w:rsid w:val="00D46D5F"/>
    <w:rsid w:val="00D47290"/>
    <w:rsid w:val="00D51E79"/>
    <w:rsid w:val="00D52821"/>
    <w:rsid w:val="00D5285E"/>
    <w:rsid w:val="00D530C0"/>
    <w:rsid w:val="00D5398F"/>
    <w:rsid w:val="00D61020"/>
    <w:rsid w:val="00D612FE"/>
    <w:rsid w:val="00D637AF"/>
    <w:rsid w:val="00D6479C"/>
    <w:rsid w:val="00D64BFB"/>
    <w:rsid w:val="00D64C83"/>
    <w:rsid w:val="00D64D52"/>
    <w:rsid w:val="00D65409"/>
    <w:rsid w:val="00D65B0B"/>
    <w:rsid w:val="00D66BFB"/>
    <w:rsid w:val="00D67C8F"/>
    <w:rsid w:val="00D67F54"/>
    <w:rsid w:val="00D7009B"/>
    <w:rsid w:val="00D7146A"/>
    <w:rsid w:val="00D722CB"/>
    <w:rsid w:val="00D725BB"/>
    <w:rsid w:val="00D736A8"/>
    <w:rsid w:val="00D73808"/>
    <w:rsid w:val="00D74ADA"/>
    <w:rsid w:val="00D806CA"/>
    <w:rsid w:val="00D80AD2"/>
    <w:rsid w:val="00D80E45"/>
    <w:rsid w:val="00D812BC"/>
    <w:rsid w:val="00D81B71"/>
    <w:rsid w:val="00D82A9C"/>
    <w:rsid w:val="00D82F4C"/>
    <w:rsid w:val="00D857FB"/>
    <w:rsid w:val="00D9149E"/>
    <w:rsid w:val="00D92A04"/>
    <w:rsid w:val="00D94BBD"/>
    <w:rsid w:val="00D9595F"/>
    <w:rsid w:val="00D95CB2"/>
    <w:rsid w:val="00D976B2"/>
    <w:rsid w:val="00D97A31"/>
    <w:rsid w:val="00DA1610"/>
    <w:rsid w:val="00DA3B77"/>
    <w:rsid w:val="00DA5679"/>
    <w:rsid w:val="00DA5713"/>
    <w:rsid w:val="00DA5F08"/>
    <w:rsid w:val="00DA68FD"/>
    <w:rsid w:val="00DA7497"/>
    <w:rsid w:val="00DA7AA7"/>
    <w:rsid w:val="00DA7EBB"/>
    <w:rsid w:val="00DB012F"/>
    <w:rsid w:val="00DB1C47"/>
    <w:rsid w:val="00DB1D80"/>
    <w:rsid w:val="00DB5578"/>
    <w:rsid w:val="00DB5B80"/>
    <w:rsid w:val="00DB65BC"/>
    <w:rsid w:val="00DB6EAC"/>
    <w:rsid w:val="00DC09FD"/>
    <w:rsid w:val="00DC15D8"/>
    <w:rsid w:val="00DC1C0A"/>
    <w:rsid w:val="00DC214A"/>
    <w:rsid w:val="00DC259E"/>
    <w:rsid w:val="00DC4944"/>
    <w:rsid w:val="00DC5D40"/>
    <w:rsid w:val="00DC76AD"/>
    <w:rsid w:val="00DC7796"/>
    <w:rsid w:val="00DD1A67"/>
    <w:rsid w:val="00DD1C4A"/>
    <w:rsid w:val="00DD38A9"/>
    <w:rsid w:val="00DD4490"/>
    <w:rsid w:val="00DD459B"/>
    <w:rsid w:val="00DD611F"/>
    <w:rsid w:val="00DD6BAF"/>
    <w:rsid w:val="00DD7942"/>
    <w:rsid w:val="00DD7F0D"/>
    <w:rsid w:val="00DE00A9"/>
    <w:rsid w:val="00DE506E"/>
    <w:rsid w:val="00DE5B4B"/>
    <w:rsid w:val="00DE7061"/>
    <w:rsid w:val="00DE75E4"/>
    <w:rsid w:val="00DE7A7E"/>
    <w:rsid w:val="00DF066A"/>
    <w:rsid w:val="00DF09DD"/>
    <w:rsid w:val="00DF1D60"/>
    <w:rsid w:val="00DF2DC6"/>
    <w:rsid w:val="00DF6AD5"/>
    <w:rsid w:val="00DF76E9"/>
    <w:rsid w:val="00DF796D"/>
    <w:rsid w:val="00E0102C"/>
    <w:rsid w:val="00E01614"/>
    <w:rsid w:val="00E02168"/>
    <w:rsid w:val="00E0411E"/>
    <w:rsid w:val="00E049EB"/>
    <w:rsid w:val="00E05B93"/>
    <w:rsid w:val="00E05E81"/>
    <w:rsid w:val="00E05FEB"/>
    <w:rsid w:val="00E06009"/>
    <w:rsid w:val="00E061A2"/>
    <w:rsid w:val="00E072DC"/>
    <w:rsid w:val="00E10435"/>
    <w:rsid w:val="00E11384"/>
    <w:rsid w:val="00E1285C"/>
    <w:rsid w:val="00E15F28"/>
    <w:rsid w:val="00E1631A"/>
    <w:rsid w:val="00E17D29"/>
    <w:rsid w:val="00E206E7"/>
    <w:rsid w:val="00E20B5E"/>
    <w:rsid w:val="00E20B89"/>
    <w:rsid w:val="00E20C2C"/>
    <w:rsid w:val="00E2122D"/>
    <w:rsid w:val="00E21244"/>
    <w:rsid w:val="00E21CAB"/>
    <w:rsid w:val="00E21E50"/>
    <w:rsid w:val="00E224CB"/>
    <w:rsid w:val="00E23976"/>
    <w:rsid w:val="00E24A9E"/>
    <w:rsid w:val="00E24E86"/>
    <w:rsid w:val="00E254F2"/>
    <w:rsid w:val="00E26371"/>
    <w:rsid w:val="00E271BA"/>
    <w:rsid w:val="00E3413F"/>
    <w:rsid w:val="00E34B02"/>
    <w:rsid w:val="00E34D4A"/>
    <w:rsid w:val="00E355AE"/>
    <w:rsid w:val="00E35F6E"/>
    <w:rsid w:val="00E36C7F"/>
    <w:rsid w:val="00E36F6D"/>
    <w:rsid w:val="00E40852"/>
    <w:rsid w:val="00E414F8"/>
    <w:rsid w:val="00E415C3"/>
    <w:rsid w:val="00E42B7D"/>
    <w:rsid w:val="00E448B1"/>
    <w:rsid w:val="00E44C78"/>
    <w:rsid w:val="00E44CFC"/>
    <w:rsid w:val="00E4650F"/>
    <w:rsid w:val="00E50EE3"/>
    <w:rsid w:val="00E52886"/>
    <w:rsid w:val="00E53277"/>
    <w:rsid w:val="00E536AA"/>
    <w:rsid w:val="00E5491D"/>
    <w:rsid w:val="00E56B18"/>
    <w:rsid w:val="00E5726B"/>
    <w:rsid w:val="00E60324"/>
    <w:rsid w:val="00E61C5C"/>
    <w:rsid w:val="00E61FDC"/>
    <w:rsid w:val="00E6243F"/>
    <w:rsid w:val="00E624AD"/>
    <w:rsid w:val="00E64852"/>
    <w:rsid w:val="00E64BE5"/>
    <w:rsid w:val="00E66CFC"/>
    <w:rsid w:val="00E6780A"/>
    <w:rsid w:val="00E71CC5"/>
    <w:rsid w:val="00E72263"/>
    <w:rsid w:val="00E72735"/>
    <w:rsid w:val="00E73026"/>
    <w:rsid w:val="00E7382B"/>
    <w:rsid w:val="00E74BAF"/>
    <w:rsid w:val="00E75033"/>
    <w:rsid w:val="00E76A77"/>
    <w:rsid w:val="00E779FF"/>
    <w:rsid w:val="00E81945"/>
    <w:rsid w:val="00E81C1C"/>
    <w:rsid w:val="00E824BB"/>
    <w:rsid w:val="00E826FD"/>
    <w:rsid w:val="00E8394A"/>
    <w:rsid w:val="00E8505E"/>
    <w:rsid w:val="00E86A65"/>
    <w:rsid w:val="00E86B52"/>
    <w:rsid w:val="00E90978"/>
    <w:rsid w:val="00E91020"/>
    <w:rsid w:val="00E92579"/>
    <w:rsid w:val="00E929CD"/>
    <w:rsid w:val="00E93461"/>
    <w:rsid w:val="00E94329"/>
    <w:rsid w:val="00E9707A"/>
    <w:rsid w:val="00EA1ED0"/>
    <w:rsid w:val="00EA283B"/>
    <w:rsid w:val="00EA3FC6"/>
    <w:rsid w:val="00EA566A"/>
    <w:rsid w:val="00EA7FD5"/>
    <w:rsid w:val="00EB114A"/>
    <w:rsid w:val="00EB1CBE"/>
    <w:rsid w:val="00EB32C7"/>
    <w:rsid w:val="00EB4504"/>
    <w:rsid w:val="00EB57B6"/>
    <w:rsid w:val="00EB60BA"/>
    <w:rsid w:val="00EC00BE"/>
    <w:rsid w:val="00EC02DC"/>
    <w:rsid w:val="00EC041E"/>
    <w:rsid w:val="00EC0EAA"/>
    <w:rsid w:val="00EC1986"/>
    <w:rsid w:val="00EC3082"/>
    <w:rsid w:val="00EC36FE"/>
    <w:rsid w:val="00EC37DB"/>
    <w:rsid w:val="00EC3A5B"/>
    <w:rsid w:val="00EC495E"/>
    <w:rsid w:val="00EC4ACE"/>
    <w:rsid w:val="00EC72C9"/>
    <w:rsid w:val="00ED5DEC"/>
    <w:rsid w:val="00ED669D"/>
    <w:rsid w:val="00ED6FB0"/>
    <w:rsid w:val="00ED7159"/>
    <w:rsid w:val="00EE2ADD"/>
    <w:rsid w:val="00EE3FB0"/>
    <w:rsid w:val="00EE5385"/>
    <w:rsid w:val="00EE595E"/>
    <w:rsid w:val="00EE7AF6"/>
    <w:rsid w:val="00EF00DC"/>
    <w:rsid w:val="00EF1701"/>
    <w:rsid w:val="00EF2897"/>
    <w:rsid w:val="00EF3308"/>
    <w:rsid w:val="00EF4EFA"/>
    <w:rsid w:val="00EF53FF"/>
    <w:rsid w:val="00EF58A9"/>
    <w:rsid w:val="00EF76D8"/>
    <w:rsid w:val="00F01140"/>
    <w:rsid w:val="00F0143F"/>
    <w:rsid w:val="00F01E98"/>
    <w:rsid w:val="00F02C65"/>
    <w:rsid w:val="00F04036"/>
    <w:rsid w:val="00F06D45"/>
    <w:rsid w:val="00F07C16"/>
    <w:rsid w:val="00F11755"/>
    <w:rsid w:val="00F12C42"/>
    <w:rsid w:val="00F12FD9"/>
    <w:rsid w:val="00F139D4"/>
    <w:rsid w:val="00F13E98"/>
    <w:rsid w:val="00F1448C"/>
    <w:rsid w:val="00F157DA"/>
    <w:rsid w:val="00F15CEB"/>
    <w:rsid w:val="00F16F4D"/>
    <w:rsid w:val="00F171CC"/>
    <w:rsid w:val="00F20454"/>
    <w:rsid w:val="00F213A8"/>
    <w:rsid w:val="00F21677"/>
    <w:rsid w:val="00F22898"/>
    <w:rsid w:val="00F228E4"/>
    <w:rsid w:val="00F23695"/>
    <w:rsid w:val="00F24236"/>
    <w:rsid w:val="00F24A1A"/>
    <w:rsid w:val="00F257AB"/>
    <w:rsid w:val="00F27F6E"/>
    <w:rsid w:val="00F3192C"/>
    <w:rsid w:val="00F346B5"/>
    <w:rsid w:val="00F34B4E"/>
    <w:rsid w:val="00F3583C"/>
    <w:rsid w:val="00F35E5A"/>
    <w:rsid w:val="00F37118"/>
    <w:rsid w:val="00F3732B"/>
    <w:rsid w:val="00F40C04"/>
    <w:rsid w:val="00F41B1F"/>
    <w:rsid w:val="00F4384C"/>
    <w:rsid w:val="00F43B87"/>
    <w:rsid w:val="00F4476D"/>
    <w:rsid w:val="00F44D85"/>
    <w:rsid w:val="00F46068"/>
    <w:rsid w:val="00F46D4D"/>
    <w:rsid w:val="00F509A5"/>
    <w:rsid w:val="00F52FCE"/>
    <w:rsid w:val="00F53AD3"/>
    <w:rsid w:val="00F540C3"/>
    <w:rsid w:val="00F5480E"/>
    <w:rsid w:val="00F54B0C"/>
    <w:rsid w:val="00F54E5C"/>
    <w:rsid w:val="00F552F6"/>
    <w:rsid w:val="00F55E8E"/>
    <w:rsid w:val="00F56A5D"/>
    <w:rsid w:val="00F604EF"/>
    <w:rsid w:val="00F607A0"/>
    <w:rsid w:val="00F6085A"/>
    <w:rsid w:val="00F61677"/>
    <w:rsid w:val="00F62223"/>
    <w:rsid w:val="00F634E8"/>
    <w:rsid w:val="00F63891"/>
    <w:rsid w:val="00F63CC4"/>
    <w:rsid w:val="00F64095"/>
    <w:rsid w:val="00F64C2F"/>
    <w:rsid w:val="00F6549D"/>
    <w:rsid w:val="00F65623"/>
    <w:rsid w:val="00F668FE"/>
    <w:rsid w:val="00F66F2A"/>
    <w:rsid w:val="00F67538"/>
    <w:rsid w:val="00F67990"/>
    <w:rsid w:val="00F67E1F"/>
    <w:rsid w:val="00F710B5"/>
    <w:rsid w:val="00F718ED"/>
    <w:rsid w:val="00F72E3E"/>
    <w:rsid w:val="00F74E2E"/>
    <w:rsid w:val="00F775E0"/>
    <w:rsid w:val="00F77CFF"/>
    <w:rsid w:val="00F80606"/>
    <w:rsid w:val="00F80B3B"/>
    <w:rsid w:val="00F82CFB"/>
    <w:rsid w:val="00F8577A"/>
    <w:rsid w:val="00F86B0E"/>
    <w:rsid w:val="00F8759E"/>
    <w:rsid w:val="00F87BFD"/>
    <w:rsid w:val="00F91F07"/>
    <w:rsid w:val="00F9221A"/>
    <w:rsid w:val="00F925AE"/>
    <w:rsid w:val="00F94687"/>
    <w:rsid w:val="00F9574D"/>
    <w:rsid w:val="00F962DE"/>
    <w:rsid w:val="00F9664A"/>
    <w:rsid w:val="00F9714C"/>
    <w:rsid w:val="00F9734A"/>
    <w:rsid w:val="00F97ABD"/>
    <w:rsid w:val="00FA1F40"/>
    <w:rsid w:val="00FA236A"/>
    <w:rsid w:val="00FA39DD"/>
    <w:rsid w:val="00FA3B2F"/>
    <w:rsid w:val="00FA5203"/>
    <w:rsid w:val="00FA6739"/>
    <w:rsid w:val="00FA6D0A"/>
    <w:rsid w:val="00FA6D48"/>
    <w:rsid w:val="00FA6F7B"/>
    <w:rsid w:val="00FB1431"/>
    <w:rsid w:val="00FB2F76"/>
    <w:rsid w:val="00FB4734"/>
    <w:rsid w:val="00FB4A70"/>
    <w:rsid w:val="00FB740D"/>
    <w:rsid w:val="00FC18A3"/>
    <w:rsid w:val="00FC2625"/>
    <w:rsid w:val="00FC3008"/>
    <w:rsid w:val="00FC36CC"/>
    <w:rsid w:val="00FC4836"/>
    <w:rsid w:val="00FC5F3A"/>
    <w:rsid w:val="00FC7B59"/>
    <w:rsid w:val="00FD082C"/>
    <w:rsid w:val="00FD230A"/>
    <w:rsid w:val="00FD307D"/>
    <w:rsid w:val="00FD47A6"/>
    <w:rsid w:val="00FD4E06"/>
    <w:rsid w:val="00FD5446"/>
    <w:rsid w:val="00FD795C"/>
    <w:rsid w:val="00FE118A"/>
    <w:rsid w:val="00FE4A42"/>
    <w:rsid w:val="00FE4B28"/>
    <w:rsid w:val="00FE5238"/>
    <w:rsid w:val="00FE5C97"/>
    <w:rsid w:val="00FE60F9"/>
    <w:rsid w:val="00FE7726"/>
    <w:rsid w:val="00FE7ACA"/>
    <w:rsid w:val="00FF04F2"/>
    <w:rsid w:val="00FF1E4A"/>
    <w:rsid w:val="00FF26DA"/>
    <w:rsid w:val="00FF2A81"/>
    <w:rsid w:val="00FF3C52"/>
    <w:rsid w:val="00FF3DF0"/>
    <w:rsid w:val="00FF48BB"/>
    <w:rsid w:val="00FF5002"/>
    <w:rsid w:val="00FF55FC"/>
    <w:rsid w:val="00FF608E"/>
    <w:rsid w:val="00FF62FE"/>
    <w:rsid w:val="00FF6310"/>
    <w:rsid w:val="00FF6A24"/>
    <w:rsid w:val="00FF6C26"/>
    <w:rsid w:val="00FF7119"/>
    <w:rsid w:val="04E3A4D1"/>
    <w:rsid w:val="0A2EA100"/>
    <w:rsid w:val="0E8EFEB4"/>
    <w:rsid w:val="0FB35160"/>
    <w:rsid w:val="105D0945"/>
    <w:rsid w:val="15133DA5"/>
    <w:rsid w:val="238A60C2"/>
    <w:rsid w:val="26D08818"/>
    <w:rsid w:val="29E47002"/>
    <w:rsid w:val="34188D3B"/>
    <w:rsid w:val="3715E0DB"/>
    <w:rsid w:val="384D3552"/>
    <w:rsid w:val="3B19E4CC"/>
    <w:rsid w:val="3BDD0A0B"/>
    <w:rsid w:val="44CA50E7"/>
    <w:rsid w:val="4F1D966F"/>
    <w:rsid w:val="5AE09CE4"/>
    <w:rsid w:val="6600B23D"/>
    <w:rsid w:val="67A8729E"/>
    <w:rsid w:val="699972E4"/>
    <w:rsid w:val="7092EEE5"/>
    <w:rsid w:val="7191D7F5"/>
    <w:rsid w:val="758E94F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7EA5E"/>
  <w15:chartTrackingRefBased/>
  <w15:docId w15:val="{F59E5BBC-9ADD-43B4-BC68-EAD1222EF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09D"/>
  </w:style>
  <w:style w:type="paragraph" w:styleId="Heading1">
    <w:name w:val="heading 1"/>
    <w:basedOn w:val="Normal"/>
    <w:next w:val="Normal"/>
    <w:link w:val="Heading1Char"/>
    <w:uiPriority w:val="9"/>
    <w:qFormat/>
    <w:rsid w:val="00F014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14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14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14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14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1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4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14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14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14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14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1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43F"/>
    <w:rPr>
      <w:rFonts w:eastAsiaTheme="majorEastAsia" w:cstheme="majorBidi"/>
      <w:color w:val="272727" w:themeColor="text1" w:themeTint="D8"/>
    </w:rPr>
  </w:style>
  <w:style w:type="paragraph" w:styleId="Title">
    <w:name w:val="Title"/>
    <w:basedOn w:val="Normal"/>
    <w:next w:val="Normal"/>
    <w:link w:val="TitleChar"/>
    <w:uiPriority w:val="10"/>
    <w:qFormat/>
    <w:rsid w:val="00F01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43F"/>
    <w:pPr>
      <w:spacing w:before="160"/>
      <w:jc w:val="center"/>
    </w:pPr>
    <w:rPr>
      <w:i/>
      <w:iCs/>
      <w:color w:val="404040" w:themeColor="text1" w:themeTint="BF"/>
    </w:rPr>
  </w:style>
  <w:style w:type="character" w:customStyle="1" w:styleId="QuoteChar">
    <w:name w:val="Quote Char"/>
    <w:basedOn w:val="DefaultParagraphFont"/>
    <w:link w:val="Quote"/>
    <w:uiPriority w:val="29"/>
    <w:rsid w:val="00F0143F"/>
    <w:rPr>
      <w:i/>
      <w:iCs/>
      <w:color w:val="404040" w:themeColor="text1" w:themeTint="BF"/>
    </w:rPr>
  </w:style>
  <w:style w:type="paragraph" w:styleId="ListParagraph">
    <w:name w:val="List Paragraph"/>
    <w:basedOn w:val="Normal"/>
    <w:uiPriority w:val="34"/>
    <w:qFormat/>
    <w:rsid w:val="00F0143F"/>
    <w:pPr>
      <w:ind w:left="720"/>
      <w:contextualSpacing/>
    </w:pPr>
  </w:style>
  <w:style w:type="character" w:styleId="IntenseEmphasis">
    <w:name w:val="Intense Emphasis"/>
    <w:basedOn w:val="DefaultParagraphFont"/>
    <w:uiPriority w:val="21"/>
    <w:qFormat/>
    <w:rsid w:val="00F0143F"/>
    <w:rPr>
      <w:i/>
      <w:iCs/>
      <w:color w:val="2F5496" w:themeColor="accent1" w:themeShade="BF"/>
    </w:rPr>
  </w:style>
  <w:style w:type="paragraph" w:styleId="IntenseQuote">
    <w:name w:val="Intense Quote"/>
    <w:basedOn w:val="Normal"/>
    <w:next w:val="Normal"/>
    <w:link w:val="IntenseQuoteChar"/>
    <w:uiPriority w:val="30"/>
    <w:qFormat/>
    <w:rsid w:val="00F014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143F"/>
    <w:rPr>
      <w:i/>
      <w:iCs/>
      <w:color w:val="2F5496" w:themeColor="accent1" w:themeShade="BF"/>
    </w:rPr>
  </w:style>
  <w:style w:type="character" w:styleId="IntenseReference">
    <w:name w:val="Intense Reference"/>
    <w:basedOn w:val="DefaultParagraphFont"/>
    <w:uiPriority w:val="32"/>
    <w:qFormat/>
    <w:rsid w:val="00F0143F"/>
    <w:rPr>
      <w:b/>
      <w:bCs/>
      <w:smallCaps/>
      <w:color w:val="2F5496" w:themeColor="accent1" w:themeShade="BF"/>
      <w:spacing w:val="5"/>
    </w:rPr>
  </w:style>
  <w:style w:type="paragraph" w:styleId="Footer">
    <w:name w:val="footer"/>
    <w:basedOn w:val="Normal"/>
    <w:link w:val="FooterChar"/>
    <w:uiPriority w:val="99"/>
    <w:unhideWhenUsed/>
    <w:rsid w:val="009432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323C"/>
  </w:style>
  <w:style w:type="paragraph" w:styleId="Revision">
    <w:name w:val="Revision"/>
    <w:hidden/>
    <w:uiPriority w:val="99"/>
    <w:semiHidden/>
    <w:rsid w:val="006D7642"/>
    <w:pPr>
      <w:spacing w:after="0" w:line="240" w:lineRule="auto"/>
    </w:pPr>
  </w:style>
  <w:style w:type="character" w:styleId="CommentReference">
    <w:name w:val="annotation reference"/>
    <w:basedOn w:val="DefaultParagraphFont"/>
    <w:uiPriority w:val="99"/>
    <w:semiHidden/>
    <w:unhideWhenUsed/>
    <w:rsid w:val="006D7642"/>
    <w:rPr>
      <w:sz w:val="16"/>
      <w:szCs w:val="16"/>
    </w:rPr>
  </w:style>
  <w:style w:type="paragraph" w:styleId="CommentText">
    <w:name w:val="annotation text"/>
    <w:basedOn w:val="Normal"/>
    <w:link w:val="CommentTextChar"/>
    <w:uiPriority w:val="99"/>
    <w:unhideWhenUsed/>
    <w:rsid w:val="006D7642"/>
    <w:pPr>
      <w:spacing w:line="240" w:lineRule="auto"/>
    </w:pPr>
    <w:rPr>
      <w:sz w:val="20"/>
      <w:szCs w:val="20"/>
    </w:rPr>
  </w:style>
  <w:style w:type="character" w:customStyle="1" w:styleId="CommentTextChar">
    <w:name w:val="Comment Text Char"/>
    <w:basedOn w:val="DefaultParagraphFont"/>
    <w:link w:val="CommentText"/>
    <w:uiPriority w:val="99"/>
    <w:rsid w:val="006D7642"/>
    <w:rPr>
      <w:sz w:val="20"/>
      <w:szCs w:val="20"/>
    </w:rPr>
  </w:style>
  <w:style w:type="paragraph" w:styleId="CommentSubject">
    <w:name w:val="annotation subject"/>
    <w:basedOn w:val="CommentText"/>
    <w:next w:val="CommentText"/>
    <w:link w:val="CommentSubjectChar"/>
    <w:uiPriority w:val="99"/>
    <w:semiHidden/>
    <w:unhideWhenUsed/>
    <w:rsid w:val="006D7642"/>
    <w:rPr>
      <w:b/>
      <w:bCs/>
    </w:rPr>
  </w:style>
  <w:style w:type="character" w:customStyle="1" w:styleId="CommentSubjectChar">
    <w:name w:val="Comment Subject Char"/>
    <w:basedOn w:val="CommentTextChar"/>
    <w:link w:val="CommentSubject"/>
    <w:uiPriority w:val="99"/>
    <w:semiHidden/>
    <w:rsid w:val="006D7642"/>
    <w:rPr>
      <w:b/>
      <w:bCs/>
      <w:sz w:val="20"/>
      <w:szCs w:val="20"/>
    </w:rPr>
  </w:style>
  <w:style w:type="character" w:styleId="Hyperlink">
    <w:name w:val="Hyperlink"/>
    <w:basedOn w:val="DefaultParagraphFont"/>
    <w:uiPriority w:val="99"/>
    <w:unhideWhenUsed/>
    <w:rsid w:val="004D4E43"/>
    <w:rPr>
      <w:color w:val="0563C1" w:themeColor="hyperlink"/>
      <w:u w:val="single"/>
    </w:rPr>
  </w:style>
  <w:style w:type="character" w:styleId="UnresolvedMention">
    <w:name w:val="Unresolved Mention"/>
    <w:basedOn w:val="DefaultParagraphFont"/>
    <w:uiPriority w:val="99"/>
    <w:semiHidden/>
    <w:unhideWhenUsed/>
    <w:rsid w:val="004D4E43"/>
    <w:rPr>
      <w:color w:val="605E5C"/>
      <w:shd w:val="clear" w:color="auto" w:fill="E1DFDD"/>
    </w:rPr>
  </w:style>
  <w:style w:type="table" w:styleId="TableGrid">
    <w:name w:val="Table Grid"/>
    <w:basedOn w:val="TableNormal"/>
    <w:uiPriority w:val="39"/>
    <w:rsid w:val="00EC02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A7BE7"/>
    <w:rPr>
      <w:color w:val="954F72" w:themeColor="followedHyperlink"/>
      <w:u w:val="single"/>
    </w:rPr>
  </w:style>
  <w:style w:type="paragraph" w:styleId="Header">
    <w:name w:val="header"/>
    <w:basedOn w:val="Normal"/>
    <w:link w:val="HeaderChar"/>
    <w:uiPriority w:val="99"/>
    <w:unhideWhenUsed/>
    <w:rsid w:val="00AE2E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2E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egruyter.com/view/j/pac?rskey=BjCDAM&amp;result=4" TargetMode="External"/><Relationship Id="rId18" Type="http://schemas.microsoft.com/office/2011/relationships/commentsExtended" Target="commentsExtended.xml"/><Relationship Id="rId26" Type="http://schemas.openxmlformats.org/officeDocument/2006/relationships/hyperlink" Target="https://doi.org/10.5479/si.GVP.VOTW5-2025.5.3" TargetMode="External"/><Relationship Id="rId3" Type="http://schemas.openxmlformats.org/officeDocument/2006/relationships/styles" Target="styles.xml"/><Relationship Id="rId21" Type="http://schemas.openxmlformats.org/officeDocument/2006/relationships/hyperlink" Target="https://link.springer.com/article/10.1007/s00445-022-01597-x" TargetMode="External"/><Relationship Id="rId7" Type="http://schemas.openxmlformats.org/officeDocument/2006/relationships/endnotes" Target="endnotes.xml"/><Relationship Id="rId12" Type="http://schemas.openxmlformats.org/officeDocument/2006/relationships/hyperlink" Target="https://www.preventionweb.net/terminology/open-ended-working-group" TargetMode="External"/><Relationship Id="rId17" Type="http://schemas.openxmlformats.org/officeDocument/2006/relationships/comments" Target="comments.xml"/><Relationship Id="rId25" Type="http://schemas.openxmlformats.org/officeDocument/2006/relationships/hyperlink" Target="https://doi.org/10.1007/s00445-022-01597-x"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iupac.org/what-we-do/nomenclature/brief-guides/" TargetMode="External"/><Relationship Id="rId20" Type="http://schemas.microsoft.com/office/2018/08/relationships/commentsExtensible" Target="commentsExtensible.xm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rontiersin.org/journals/communication/articles/10.3389/fcomm.2019.00055/full" TargetMode="External"/><Relationship Id="rId24" Type="http://schemas.openxmlformats.org/officeDocument/2006/relationships/image" Target="media/image3.pn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iupac.org/color-books" TargetMode="External"/><Relationship Id="rId23" Type="http://schemas.openxmlformats.org/officeDocument/2006/relationships/image" Target="media/image2.png"/><Relationship Id="rId28" Type="http://schemas.openxmlformats.org/officeDocument/2006/relationships/footer" Target="footer1.xml"/><Relationship Id="rId10" Type="http://schemas.openxmlformats.org/officeDocument/2006/relationships/hyperlink" Target="https://www.frontiersin.org/journals/communication/articles/10.3389/fcomm.2019.00055/full" TargetMode="External"/><Relationship Id="rId19" Type="http://schemas.microsoft.com/office/2016/09/relationships/commentsIds" Target="commentsIds.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frontiersin.org/journals/communication/articles/10.3389/fcomm.2019.00055/full" TargetMode="External"/><Relationship Id="rId14" Type="http://schemas.openxmlformats.org/officeDocument/2006/relationships/hyperlink" Target="https://www.degruyter.com/view/db/iupac?rskey=NRUtkm" TargetMode="External"/><Relationship Id="rId22" Type="http://schemas.openxmlformats.org/officeDocument/2006/relationships/image" Target="media/image1.png"/><Relationship Id="rId27" Type="http://schemas.openxmlformats.org/officeDocument/2006/relationships/header" Target="header1.xml"/><Relationship Id="rId30" Type="http://schemas.openxmlformats.org/officeDocument/2006/relationships/footer" Target="footer3.xml"/><Relationship Id="rId8" Type="http://schemas.openxmlformats.org/officeDocument/2006/relationships/hyperlink" Target="https://www.frontiersin.org/journals/communication/articles/10.3389/fcomm.2019.00055/f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2E267E-51D4-4FBE-A678-70E1A6995696}">
  <ds:schemaRefs>
    <ds:schemaRef ds:uri="http://schemas.openxmlformats.org/officeDocument/2006/bibliography"/>
  </ds:schemaRefs>
</ds:datastoreItem>
</file>

<file path=docMetadata/LabelInfo.xml><?xml version="1.0" encoding="utf-8"?>
<clbl:labelList xmlns:clbl="http://schemas.microsoft.com/office/2020/mipLabelMetadata">
  <clbl:label id="{0693b5ba-4b18-4d7b-9341-f32f400a5494}" enabled="0" method="" siteId="{0693b5ba-4b18-4d7b-9341-f32f400a5494}" removed="1"/>
  <clbl:label id="{d2b2326c-f811-4ccc-abcb-1b955c303c2e}" enabled="1" method="Standard" siteId="{dc781727-710e-4855-bc4c-690266a1b551}" removed="0"/>
</clbl:labelList>
</file>

<file path=docProps/app.xml><?xml version="1.0" encoding="utf-8"?>
<Properties xmlns="http://schemas.openxmlformats.org/officeDocument/2006/extended-properties" xmlns:vt="http://schemas.openxmlformats.org/officeDocument/2006/docPropsVTypes">
  <Template>Normal.dotm</Template>
  <TotalTime>140</TotalTime>
  <Pages>21</Pages>
  <Words>9290</Words>
  <Characters>52305</Characters>
  <Application>Microsoft Office Word</Application>
  <DocSecurity>0</DocSecurity>
  <Lines>951</Lines>
  <Paragraphs>257</Paragraphs>
  <ScaleCrop>false</ScaleCrop>
  <HeadingPairs>
    <vt:vector size="2" baseType="variant">
      <vt:variant>
        <vt:lpstr>Title</vt:lpstr>
      </vt:variant>
      <vt:variant>
        <vt:i4>1</vt:i4>
      </vt:variant>
    </vt:vector>
  </HeadingPairs>
  <TitlesOfParts>
    <vt:vector size="1" baseType="lpstr">
      <vt:lpstr/>
    </vt:vector>
  </TitlesOfParts>
  <Company>University of Canterbury</Company>
  <LinksUpToDate>false</LinksUpToDate>
  <CharactersWithSpaces>61338</CharactersWithSpaces>
  <SharedDoc>false</SharedDoc>
  <HLinks>
    <vt:vector size="144" baseType="variant">
      <vt:variant>
        <vt:i4>2687074</vt:i4>
      </vt:variant>
      <vt:variant>
        <vt:i4>63</vt:i4>
      </vt:variant>
      <vt:variant>
        <vt:i4>0</vt:i4>
      </vt:variant>
      <vt:variant>
        <vt:i4>5</vt:i4>
      </vt:variant>
      <vt:variant>
        <vt:lpwstr>https://link.springer.com/article/10.1186/s13617-014-0015-5</vt:lpwstr>
      </vt:variant>
      <vt:variant>
        <vt:lpwstr>ref-CR52</vt:lpwstr>
      </vt:variant>
      <vt:variant>
        <vt:i4>2949218</vt:i4>
      </vt:variant>
      <vt:variant>
        <vt:i4>60</vt:i4>
      </vt:variant>
      <vt:variant>
        <vt:i4>0</vt:i4>
      </vt:variant>
      <vt:variant>
        <vt:i4>5</vt:i4>
      </vt:variant>
      <vt:variant>
        <vt:lpwstr>https://link.springer.com/article/10.1186/s13617-014-0015-5</vt:lpwstr>
      </vt:variant>
      <vt:variant>
        <vt:lpwstr>ref-CR56</vt:lpwstr>
      </vt:variant>
      <vt:variant>
        <vt:i4>3014758</vt:i4>
      </vt:variant>
      <vt:variant>
        <vt:i4>57</vt:i4>
      </vt:variant>
      <vt:variant>
        <vt:i4>0</vt:i4>
      </vt:variant>
      <vt:variant>
        <vt:i4>5</vt:i4>
      </vt:variant>
      <vt:variant>
        <vt:lpwstr>https://link.springer.com/article/10.1186/s13617-014-0015-5</vt:lpwstr>
      </vt:variant>
      <vt:variant>
        <vt:lpwstr>ref-CR15</vt:lpwstr>
      </vt:variant>
      <vt:variant>
        <vt:i4>2949221</vt:i4>
      </vt:variant>
      <vt:variant>
        <vt:i4>54</vt:i4>
      </vt:variant>
      <vt:variant>
        <vt:i4>0</vt:i4>
      </vt:variant>
      <vt:variant>
        <vt:i4>5</vt:i4>
      </vt:variant>
      <vt:variant>
        <vt:lpwstr>https://link.springer.com/article/10.1186/s13617-014-0015-5</vt:lpwstr>
      </vt:variant>
      <vt:variant>
        <vt:lpwstr>ref-CR26</vt:lpwstr>
      </vt:variant>
      <vt:variant>
        <vt:i4>5832791</vt:i4>
      </vt:variant>
      <vt:variant>
        <vt:i4>51</vt:i4>
      </vt:variant>
      <vt:variant>
        <vt:i4>0</vt:i4>
      </vt:variant>
      <vt:variant>
        <vt:i4>5</vt:i4>
      </vt:variant>
      <vt:variant>
        <vt:lpwstr>https://doi.org/10.5479/si.GVP.VOTW5-2025.5.3</vt:lpwstr>
      </vt:variant>
      <vt:variant>
        <vt:lpwstr/>
      </vt:variant>
      <vt:variant>
        <vt:i4>6946877</vt:i4>
      </vt:variant>
      <vt:variant>
        <vt:i4>48</vt:i4>
      </vt:variant>
      <vt:variant>
        <vt:i4>0</vt:i4>
      </vt:variant>
      <vt:variant>
        <vt:i4>5</vt:i4>
      </vt:variant>
      <vt:variant>
        <vt:lpwstr>https://doi.org/10.1007/s00445-022-01597-x</vt:lpwstr>
      </vt:variant>
      <vt:variant>
        <vt:lpwstr/>
      </vt:variant>
      <vt:variant>
        <vt:i4>5767282</vt:i4>
      </vt:variant>
      <vt:variant>
        <vt:i4>45</vt:i4>
      </vt:variant>
      <vt:variant>
        <vt:i4>0</vt:i4>
      </vt:variant>
      <vt:variant>
        <vt:i4>5</vt:i4>
      </vt:variant>
      <vt:variant>
        <vt:lpwstr>https://www.sciencedirect.com/science/article/pii/S0377027319305992?casa_token=r9H3R3_QBnwAAAAA:MEQTtu1eeTc4uKKHZuNaacuwU-VQslJS2le6nE8ZLCHExL-91g8whddLrCARfc_N02qWk3Jf</vt:lpwstr>
      </vt:variant>
      <vt:variant>
        <vt:lpwstr>bb0330</vt:lpwstr>
      </vt:variant>
      <vt:variant>
        <vt:i4>5832822</vt:i4>
      </vt:variant>
      <vt:variant>
        <vt:i4>42</vt:i4>
      </vt:variant>
      <vt:variant>
        <vt:i4>0</vt:i4>
      </vt:variant>
      <vt:variant>
        <vt:i4>5</vt:i4>
      </vt:variant>
      <vt:variant>
        <vt:lpwstr>https://www.sciencedirect.com/science/article/pii/S0377027319305992?casa_token=r9H3R3_QBnwAAAAA:MEQTtu1eeTc4uKKHZuNaacuwU-VQslJS2le6nE8ZLCHExL-91g8whddLrCARfc_N02qWk3Jf</vt:lpwstr>
      </vt:variant>
      <vt:variant>
        <vt:lpwstr>bb0270</vt:lpwstr>
      </vt:variant>
      <vt:variant>
        <vt:i4>7471218</vt:i4>
      </vt:variant>
      <vt:variant>
        <vt:i4>39</vt:i4>
      </vt:variant>
      <vt:variant>
        <vt:i4>0</vt:i4>
      </vt:variant>
      <vt:variant>
        <vt:i4>5</vt:i4>
      </vt:variant>
      <vt:variant>
        <vt:lpwstr>https://link.springer.com/article/10.1007/s00445-022-01597-x</vt:lpwstr>
      </vt:variant>
      <vt:variant>
        <vt:lpwstr>ref-CR3</vt:lpwstr>
      </vt:variant>
      <vt:variant>
        <vt:i4>3473477</vt:i4>
      </vt:variant>
      <vt:variant>
        <vt:i4>36</vt:i4>
      </vt:variant>
      <vt:variant>
        <vt:i4>0</vt:i4>
      </vt:variant>
      <vt:variant>
        <vt:i4>5</vt:i4>
      </vt:variant>
      <vt:variant>
        <vt:lpwstr>https://simple.wikipedia.org/wiki/Volcanic_eruption</vt:lpwstr>
      </vt:variant>
      <vt:variant>
        <vt:lpwstr/>
      </vt:variant>
      <vt:variant>
        <vt:i4>5177359</vt:i4>
      </vt:variant>
      <vt:variant>
        <vt:i4>33</vt:i4>
      </vt:variant>
      <vt:variant>
        <vt:i4>0</vt:i4>
      </vt:variant>
      <vt:variant>
        <vt:i4>5</vt:i4>
      </vt:variant>
      <vt:variant>
        <vt:lpwstr>https://en.wikipedia.org/wiki/Volcano</vt:lpwstr>
      </vt:variant>
      <vt:variant>
        <vt:lpwstr/>
      </vt:variant>
      <vt:variant>
        <vt:i4>721001</vt:i4>
      </vt:variant>
      <vt:variant>
        <vt:i4>30</vt:i4>
      </vt:variant>
      <vt:variant>
        <vt:i4>0</vt:i4>
      </vt:variant>
      <vt:variant>
        <vt:i4>5</vt:i4>
      </vt:variant>
      <vt:variant>
        <vt:lpwstr>https://en.wikipedia.org/wiki/Fissure_vent</vt:lpwstr>
      </vt:variant>
      <vt:variant>
        <vt:lpwstr/>
      </vt:variant>
      <vt:variant>
        <vt:i4>3407964</vt:i4>
      </vt:variant>
      <vt:variant>
        <vt:i4>27</vt:i4>
      </vt:variant>
      <vt:variant>
        <vt:i4>0</vt:i4>
      </vt:variant>
      <vt:variant>
        <vt:i4>5</vt:i4>
      </vt:variant>
      <vt:variant>
        <vt:lpwstr>https://en.wikipedia.org/wiki/Volcanic_vent</vt:lpwstr>
      </vt:variant>
      <vt:variant>
        <vt:lpwstr/>
      </vt:variant>
      <vt:variant>
        <vt:i4>3080249</vt:i4>
      </vt:variant>
      <vt:variant>
        <vt:i4>24</vt:i4>
      </vt:variant>
      <vt:variant>
        <vt:i4>0</vt:i4>
      </vt:variant>
      <vt:variant>
        <vt:i4>5</vt:i4>
      </vt:variant>
      <vt:variant>
        <vt:lpwstr>https://iupac.org/what-we-do/nomenclature/brief-guides/</vt:lpwstr>
      </vt:variant>
      <vt:variant>
        <vt:lpwstr/>
      </vt:variant>
      <vt:variant>
        <vt:i4>6225986</vt:i4>
      </vt:variant>
      <vt:variant>
        <vt:i4>21</vt:i4>
      </vt:variant>
      <vt:variant>
        <vt:i4>0</vt:i4>
      </vt:variant>
      <vt:variant>
        <vt:i4>5</vt:i4>
      </vt:variant>
      <vt:variant>
        <vt:lpwstr>https://iupac.org/color-books</vt:lpwstr>
      </vt:variant>
      <vt:variant>
        <vt:lpwstr/>
      </vt:variant>
      <vt:variant>
        <vt:i4>1245194</vt:i4>
      </vt:variant>
      <vt:variant>
        <vt:i4>18</vt:i4>
      </vt:variant>
      <vt:variant>
        <vt:i4>0</vt:i4>
      </vt:variant>
      <vt:variant>
        <vt:i4>5</vt:i4>
      </vt:variant>
      <vt:variant>
        <vt:lpwstr>https://www.degruyter.com/view/db/iupac?rskey=NRUtkm</vt:lpwstr>
      </vt:variant>
      <vt:variant>
        <vt:lpwstr/>
      </vt:variant>
      <vt:variant>
        <vt:i4>3932267</vt:i4>
      </vt:variant>
      <vt:variant>
        <vt:i4>15</vt:i4>
      </vt:variant>
      <vt:variant>
        <vt:i4>0</vt:i4>
      </vt:variant>
      <vt:variant>
        <vt:i4>5</vt:i4>
      </vt:variant>
      <vt:variant>
        <vt:lpwstr>https://www.degruyter.com/view/j/pac?rskey=BjCDAM&amp;result=4</vt:lpwstr>
      </vt:variant>
      <vt:variant>
        <vt:lpwstr/>
      </vt:variant>
      <vt:variant>
        <vt:i4>7209075</vt:i4>
      </vt:variant>
      <vt:variant>
        <vt:i4>12</vt:i4>
      </vt:variant>
      <vt:variant>
        <vt:i4>0</vt:i4>
      </vt:variant>
      <vt:variant>
        <vt:i4>5</vt:i4>
      </vt:variant>
      <vt:variant>
        <vt:lpwstr>https://www.preventionweb.net/terminology/open-ended-working-group</vt:lpwstr>
      </vt:variant>
      <vt:variant>
        <vt:lpwstr/>
      </vt:variant>
      <vt:variant>
        <vt:i4>2228257</vt:i4>
      </vt:variant>
      <vt:variant>
        <vt:i4>9</vt:i4>
      </vt:variant>
      <vt:variant>
        <vt:i4>0</vt:i4>
      </vt:variant>
      <vt:variant>
        <vt:i4>5</vt:i4>
      </vt:variant>
      <vt:variant>
        <vt:lpwstr>https://www.frontiersin.org/journals/communication/articles/10.3389/fcomm.2019.00055/full</vt:lpwstr>
      </vt:variant>
      <vt:variant>
        <vt:lpwstr>B2</vt:lpwstr>
      </vt:variant>
      <vt:variant>
        <vt:i4>2162721</vt:i4>
      </vt:variant>
      <vt:variant>
        <vt:i4>6</vt:i4>
      </vt:variant>
      <vt:variant>
        <vt:i4>0</vt:i4>
      </vt:variant>
      <vt:variant>
        <vt:i4>5</vt:i4>
      </vt:variant>
      <vt:variant>
        <vt:lpwstr>https://www.frontiersin.org/journals/communication/articles/10.3389/fcomm.2019.00055/full</vt:lpwstr>
      </vt:variant>
      <vt:variant>
        <vt:lpwstr>B17</vt:lpwstr>
      </vt:variant>
      <vt:variant>
        <vt:i4>2621473</vt:i4>
      </vt:variant>
      <vt:variant>
        <vt:i4>3</vt:i4>
      </vt:variant>
      <vt:variant>
        <vt:i4>0</vt:i4>
      </vt:variant>
      <vt:variant>
        <vt:i4>5</vt:i4>
      </vt:variant>
      <vt:variant>
        <vt:lpwstr>https://www.frontiersin.org/journals/communication/articles/10.3389/fcomm.2019.00055/full</vt:lpwstr>
      </vt:variant>
      <vt:variant>
        <vt:lpwstr>B86</vt:lpwstr>
      </vt:variant>
      <vt:variant>
        <vt:i4>2621473</vt:i4>
      </vt:variant>
      <vt:variant>
        <vt:i4>0</vt:i4>
      </vt:variant>
      <vt:variant>
        <vt:i4>0</vt:i4>
      </vt:variant>
      <vt:variant>
        <vt:i4>5</vt:i4>
      </vt:variant>
      <vt:variant>
        <vt:lpwstr>https://www.frontiersin.org/journals/communication/articles/10.3389/fcomm.2019.00055/full</vt:lpwstr>
      </vt:variant>
      <vt:variant>
        <vt:lpwstr>B8</vt:lpwstr>
      </vt:variant>
      <vt:variant>
        <vt:i4>1179654</vt:i4>
      </vt:variant>
      <vt:variant>
        <vt:i4>3</vt:i4>
      </vt:variant>
      <vt:variant>
        <vt:i4>0</vt:i4>
      </vt:variant>
      <vt:variant>
        <vt:i4>5</vt:i4>
      </vt:variant>
      <vt:variant>
        <vt:lpwstr>https://volcano.si.edu/faq/index.cfm?question=activevolcanoes</vt:lpwstr>
      </vt:variant>
      <vt:variant>
        <vt:lpwstr/>
      </vt:variant>
      <vt:variant>
        <vt:i4>7340082</vt:i4>
      </vt:variant>
      <vt:variant>
        <vt:i4>0</vt:i4>
      </vt:variant>
      <vt:variant>
        <vt:i4>0</vt:i4>
      </vt:variant>
      <vt:variant>
        <vt:i4>5</vt:i4>
      </vt:variant>
      <vt:variant>
        <vt:lpwstr>https://www.usgs.gov/observatories/yvo/news/active-dormant-and-extinct-clarifying-confusing-classifications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Kennedy</dc:creator>
  <cp:keywords/>
  <dc:description/>
  <cp:lastModifiedBy>Danielle Charlton</cp:lastModifiedBy>
  <cp:revision>29</cp:revision>
  <dcterms:created xsi:type="dcterms:W3CDTF">2026-06-08T21:15:00Z</dcterms:created>
  <dcterms:modified xsi:type="dcterms:W3CDTF">2026-06-08T23:24:00Z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1093095,5b1bf5a7,7b8b71d1</vt:lpwstr>
  </property>
  <property fmtid="{D5CDD505-2E9C-101B-9397-08002B2CF9AE}" pid="3" name="ClassificationContentMarkingFooterFontProps">
    <vt:lpwstr>#000000,7,Calibri</vt:lpwstr>
  </property>
  <property fmtid="{D5CDD505-2E9C-101B-9397-08002B2CF9AE}" pid="4" name="ClassificationContentMarkingFooterText">
    <vt:lpwstr>Classification: In-Confidence</vt:lpwstr>
  </property>
  <property fmtid="{D5CDD505-2E9C-101B-9397-08002B2CF9AE}" pid="5" name="MSIP_Label_d2b2326c-f811-4ccc-abcb-1b955c303c2e_Enabled">
    <vt:lpwstr>true</vt:lpwstr>
  </property>
  <property fmtid="{D5CDD505-2E9C-101B-9397-08002B2CF9AE}" pid="6" name="MSIP_Label_d2b2326c-f811-4ccc-abcb-1b955c303c2e_SetDate">
    <vt:lpwstr>2024-12-09T19:49:07Z</vt:lpwstr>
  </property>
  <property fmtid="{D5CDD505-2E9C-101B-9397-08002B2CF9AE}" pid="7" name="MSIP_Label_d2b2326c-f811-4ccc-abcb-1b955c303c2e_Method">
    <vt:lpwstr>Standard</vt:lpwstr>
  </property>
  <property fmtid="{D5CDD505-2E9C-101B-9397-08002B2CF9AE}" pid="8" name="MSIP_Label_d2b2326c-f811-4ccc-abcb-1b955c303c2e_Name">
    <vt:lpwstr>In-Confidence</vt:lpwstr>
  </property>
  <property fmtid="{D5CDD505-2E9C-101B-9397-08002B2CF9AE}" pid="9" name="MSIP_Label_d2b2326c-f811-4ccc-abcb-1b955c303c2e_SiteId">
    <vt:lpwstr>dc781727-710e-4855-bc4c-690266a1b551</vt:lpwstr>
  </property>
  <property fmtid="{D5CDD505-2E9C-101B-9397-08002B2CF9AE}" pid="10" name="MSIP_Label_d2b2326c-f811-4ccc-abcb-1b955c303c2e_ActionId">
    <vt:lpwstr>1225c34c-768e-4684-8795-a4f11bf306e1</vt:lpwstr>
  </property>
  <property fmtid="{D5CDD505-2E9C-101B-9397-08002B2CF9AE}" pid="11" name="MSIP_Label_d2b2326c-f811-4ccc-abcb-1b955c303c2e_ContentBits">
    <vt:lpwstr>2</vt:lpwstr>
  </property>
  <property fmtid="{D5CDD505-2E9C-101B-9397-08002B2CF9AE}" pid="12" name="MSIP_Label_defa4170-0d19-0005-0004-bc88714345d2_Enabled">
    <vt:lpwstr>true</vt:lpwstr>
  </property>
  <property fmtid="{D5CDD505-2E9C-101B-9397-08002B2CF9AE}" pid="13" name="MSIP_Label_defa4170-0d19-0005-0004-bc88714345d2_SetDate">
    <vt:lpwstr>2026-06-08T21:15:22Z</vt:lpwstr>
  </property>
  <property fmtid="{D5CDD505-2E9C-101B-9397-08002B2CF9AE}" pid="14" name="MSIP_Label_defa4170-0d19-0005-0004-bc88714345d2_Method">
    <vt:lpwstr>Standard</vt:lpwstr>
  </property>
  <property fmtid="{D5CDD505-2E9C-101B-9397-08002B2CF9AE}" pid="15" name="MSIP_Label_defa4170-0d19-0005-0004-bc88714345d2_Name">
    <vt:lpwstr>defa4170-0d19-0005-0004-bc88714345d2</vt:lpwstr>
  </property>
  <property fmtid="{D5CDD505-2E9C-101B-9397-08002B2CF9AE}" pid="16" name="MSIP_Label_defa4170-0d19-0005-0004-bc88714345d2_SiteId">
    <vt:lpwstr>f8c50276-a201-408e-a8b4-aa496e2a26cf</vt:lpwstr>
  </property>
  <property fmtid="{D5CDD505-2E9C-101B-9397-08002B2CF9AE}" pid="17" name="MSIP_Label_defa4170-0d19-0005-0004-bc88714345d2_ActionId">
    <vt:lpwstr>7216cb3c-4cf5-4d27-9138-d285d6af37b2</vt:lpwstr>
  </property>
  <property fmtid="{D5CDD505-2E9C-101B-9397-08002B2CF9AE}" pid="18" name="MSIP_Label_defa4170-0d19-0005-0004-bc88714345d2_ContentBits">
    <vt:lpwstr>0</vt:lpwstr>
  </property>
  <property fmtid="{D5CDD505-2E9C-101B-9397-08002B2CF9AE}" pid="19" name="MSIP_Label_defa4170-0d19-0005-0004-bc88714345d2_Tag">
    <vt:lpwstr>10, 3, 0, 1</vt:lpwstr>
  </property>
</Properties>
</file>